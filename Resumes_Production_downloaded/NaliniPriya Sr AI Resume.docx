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B26FB7" w14:textId="3DA9A808" w:rsidR="004F0B77" w:rsidRPr="008D0670" w:rsidRDefault="00616EC3">
      <w:pPr>
        <w:pStyle w:val="Heading1"/>
        <w:rPr>
          <w:rFonts w:asciiTheme="majorHAnsi" w:eastAsia="Calibri" w:hAnsiTheme="majorHAnsi" w:cstheme="majorHAnsi"/>
        </w:rPr>
      </w:pPr>
      <w:r>
        <w:rPr>
          <w:rFonts w:asciiTheme="majorHAnsi" w:eastAsia="Calibri" w:hAnsiTheme="majorHAnsi" w:cstheme="majorHAnsi"/>
          <w:noProof/>
        </w:rPr>
        <w:drawing>
          <wp:inline distT="0" distB="0" distL="0" distR="0" wp14:anchorId="3E4D9675" wp14:editId="01871847">
            <wp:extent cx="827701" cy="716280"/>
            <wp:effectExtent l="0" t="0" r="0" b="7620"/>
            <wp:docPr id="727845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845815" name="Picture 7278458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831065" cy="719191"/>
                    </a:xfrm>
                    <a:prstGeom prst="rect">
                      <a:avLst/>
                    </a:prstGeom>
                  </pic:spPr>
                </pic:pic>
              </a:graphicData>
            </a:graphic>
          </wp:inline>
        </w:drawing>
      </w:r>
      <w:r>
        <w:rPr>
          <w:rFonts w:asciiTheme="majorHAnsi" w:eastAsia="Calibri" w:hAnsiTheme="majorHAnsi" w:cstheme="majorHAnsi"/>
        </w:rPr>
        <w:t xml:space="preserve">              </w:t>
      </w:r>
      <w:r w:rsidR="004D6919">
        <w:rPr>
          <w:rFonts w:asciiTheme="majorHAnsi" w:eastAsia="Calibri" w:hAnsiTheme="majorHAnsi" w:cstheme="majorHAnsi"/>
          <w:noProof/>
        </w:rPr>
        <w:drawing>
          <wp:inline distT="0" distB="0" distL="0" distR="0" wp14:anchorId="1AE93E26" wp14:editId="010203DC">
            <wp:extent cx="761069" cy="769620"/>
            <wp:effectExtent l="0" t="0" r="1270" b="0"/>
            <wp:docPr id="14883115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1151" name="Picture 148831151"/>
                    <pic:cNvPicPr/>
                  </pic:nvPicPr>
                  <pic:blipFill>
                    <a:blip r:embed="rId8">
                      <a:extLst>
                        <a:ext uri="{28A0092B-C50C-407E-A947-70E740481C1C}">
                          <a14:useLocalDpi xmlns:a14="http://schemas.microsoft.com/office/drawing/2010/main" val="0"/>
                        </a:ext>
                      </a:extLst>
                    </a:blip>
                    <a:stretch>
                      <a:fillRect/>
                    </a:stretch>
                  </pic:blipFill>
                  <pic:spPr>
                    <a:xfrm>
                      <a:off x="0" y="0"/>
                      <a:ext cx="764425" cy="773014"/>
                    </a:xfrm>
                    <a:prstGeom prst="rect">
                      <a:avLst/>
                    </a:prstGeom>
                  </pic:spPr>
                </pic:pic>
              </a:graphicData>
            </a:graphic>
          </wp:inline>
        </w:drawing>
      </w:r>
      <w:r>
        <w:rPr>
          <w:rFonts w:asciiTheme="majorHAnsi" w:eastAsia="Calibri" w:hAnsiTheme="majorHAnsi" w:cstheme="majorHAnsi"/>
        </w:rPr>
        <w:t xml:space="preserve">                  </w:t>
      </w:r>
      <w:r w:rsidR="004D6919">
        <w:rPr>
          <w:rFonts w:asciiTheme="majorHAnsi" w:eastAsia="Calibri" w:hAnsiTheme="majorHAnsi" w:cstheme="majorHAnsi"/>
          <w:noProof/>
        </w:rPr>
        <w:drawing>
          <wp:inline distT="0" distB="0" distL="0" distR="0" wp14:anchorId="194467C0" wp14:editId="184F819F">
            <wp:extent cx="826639" cy="792480"/>
            <wp:effectExtent l="0" t="0" r="0" b="7620"/>
            <wp:docPr id="14591781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178175" name="Picture 1459178175"/>
                    <pic:cNvPicPr/>
                  </pic:nvPicPr>
                  <pic:blipFill>
                    <a:blip r:embed="rId9">
                      <a:extLst>
                        <a:ext uri="{28A0092B-C50C-407E-A947-70E740481C1C}">
                          <a14:useLocalDpi xmlns:a14="http://schemas.microsoft.com/office/drawing/2010/main" val="0"/>
                        </a:ext>
                      </a:extLst>
                    </a:blip>
                    <a:stretch>
                      <a:fillRect/>
                    </a:stretch>
                  </pic:blipFill>
                  <pic:spPr>
                    <a:xfrm>
                      <a:off x="0" y="0"/>
                      <a:ext cx="827587" cy="793388"/>
                    </a:xfrm>
                    <a:prstGeom prst="rect">
                      <a:avLst/>
                    </a:prstGeom>
                  </pic:spPr>
                </pic:pic>
              </a:graphicData>
            </a:graphic>
          </wp:inline>
        </w:drawing>
      </w:r>
      <w:r>
        <w:rPr>
          <w:rFonts w:asciiTheme="majorHAnsi" w:eastAsia="Calibri" w:hAnsiTheme="majorHAnsi" w:cstheme="majorHAnsi"/>
        </w:rPr>
        <w:t xml:space="preserve">                      </w:t>
      </w:r>
      <w:r w:rsidR="004D6919">
        <w:rPr>
          <w:rFonts w:asciiTheme="majorHAnsi" w:eastAsia="Calibri" w:hAnsiTheme="majorHAnsi" w:cstheme="majorHAnsi"/>
          <w:noProof/>
        </w:rPr>
        <w:drawing>
          <wp:inline distT="0" distB="0" distL="0" distR="0" wp14:anchorId="30A003E3" wp14:editId="3ACA64BA">
            <wp:extent cx="1013460" cy="892396"/>
            <wp:effectExtent l="0" t="0" r="0" b="3175"/>
            <wp:docPr id="153495137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951373" name="Picture 1534951373"/>
                    <pic:cNvPicPr/>
                  </pic:nvPicPr>
                  <pic:blipFill rotWithShape="1">
                    <a:blip r:embed="rId10" cstate="print">
                      <a:extLst>
                        <a:ext uri="{28A0092B-C50C-407E-A947-70E740481C1C}">
                          <a14:useLocalDpi xmlns:a14="http://schemas.microsoft.com/office/drawing/2010/main" val="0"/>
                        </a:ext>
                      </a:extLst>
                    </a:blip>
                    <a:srcRect r="1221" b="13021"/>
                    <a:stretch>
                      <a:fillRect/>
                    </a:stretch>
                  </pic:blipFill>
                  <pic:spPr bwMode="auto">
                    <a:xfrm>
                      <a:off x="0" y="0"/>
                      <a:ext cx="1021341" cy="899336"/>
                    </a:xfrm>
                    <a:prstGeom prst="rect">
                      <a:avLst/>
                    </a:prstGeom>
                    <a:ln>
                      <a:noFill/>
                    </a:ln>
                    <a:extLst>
                      <a:ext uri="{53640926-AAD7-44D8-BBD7-CCE9431645EC}">
                        <a14:shadowObscured xmlns:a14="http://schemas.microsoft.com/office/drawing/2010/main"/>
                      </a:ext>
                    </a:extLst>
                  </pic:spPr>
                </pic:pic>
              </a:graphicData>
            </a:graphic>
          </wp:inline>
        </w:drawing>
      </w:r>
      <w:r>
        <w:rPr>
          <w:rFonts w:asciiTheme="majorHAnsi" w:eastAsia="Calibri" w:hAnsiTheme="majorHAnsi" w:cstheme="majorHAnsi"/>
        </w:rPr>
        <w:t xml:space="preserve">     </w:t>
      </w:r>
      <w:r w:rsidR="004D6919">
        <w:rPr>
          <w:rFonts w:asciiTheme="majorHAnsi" w:eastAsia="Calibri" w:hAnsiTheme="majorHAnsi" w:cstheme="majorHAnsi"/>
        </w:rPr>
        <w:t xml:space="preserve">        </w:t>
      </w:r>
    </w:p>
    <w:p w14:paraId="4F2297FC" w14:textId="77777777" w:rsidR="004D6919" w:rsidRDefault="004D6919">
      <w:pPr>
        <w:rPr>
          <w:rFonts w:asciiTheme="majorHAnsi" w:eastAsia="Calibri" w:hAnsiTheme="majorHAnsi" w:cstheme="majorHAnsi"/>
          <w:b/>
          <w:bCs/>
          <w:sz w:val="22"/>
          <w:szCs w:val="22"/>
        </w:rPr>
      </w:pPr>
    </w:p>
    <w:p w14:paraId="4D74B052" w14:textId="0C0FA466" w:rsidR="004F0B77" w:rsidRPr="008D0670" w:rsidRDefault="00172464">
      <w:pPr>
        <w:rPr>
          <w:rFonts w:asciiTheme="majorHAnsi" w:eastAsia="Calibri" w:hAnsiTheme="majorHAnsi" w:cstheme="majorHAnsi"/>
          <w:b/>
          <w:bCs/>
          <w:sz w:val="22"/>
          <w:szCs w:val="22"/>
        </w:rPr>
      </w:pPr>
      <w:r w:rsidRPr="008D0670">
        <w:rPr>
          <w:rFonts w:asciiTheme="majorHAnsi" w:eastAsia="Calibri" w:hAnsiTheme="majorHAnsi" w:cstheme="majorHAnsi"/>
          <w:b/>
          <w:bCs/>
          <w:sz w:val="22"/>
          <w:szCs w:val="22"/>
        </w:rPr>
        <w:t>Nalini Priya</w:t>
      </w:r>
    </w:p>
    <w:p w14:paraId="109D28E9" w14:textId="77777777" w:rsidR="004F0B77" w:rsidRPr="008D0670" w:rsidRDefault="00172464">
      <w:pPr>
        <w:rPr>
          <w:rFonts w:asciiTheme="majorHAnsi" w:eastAsia="Calibri" w:hAnsiTheme="majorHAnsi" w:cstheme="majorHAnsi"/>
          <w:b/>
          <w:bCs/>
          <w:sz w:val="22"/>
          <w:szCs w:val="22"/>
        </w:rPr>
      </w:pPr>
      <w:r w:rsidRPr="008D0670">
        <w:rPr>
          <w:rFonts w:asciiTheme="majorHAnsi" w:eastAsia="Calibri" w:hAnsiTheme="majorHAnsi" w:cstheme="majorHAnsi"/>
          <w:b/>
          <w:bCs/>
          <w:sz w:val="22"/>
          <w:szCs w:val="22"/>
        </w:rPr>
        <w:t xml:space="preserve">Gen AI Solution Architect </w:t>
      </w:r>
    </w:p>
    <w:p w14:paraId="7FA7F4A7" w14:textId="77777777" w:rsidR="008D0670" w:rsidRPr="008D0670" w:rsidRDefault="008D0670">
      <w:pPr>
        <w:rPr>
          <w:rFonts w:asciiTheme="majorHAnsi" w:eastAsia="Calibri" w:hAnsiTheme="majorHAnsi" w:cstheme="majorHAnsi"/>
          <w:b/>
          <w:bCs/>
          <w:sz w:val="22"/>
          <w:szCs w:val="22"/>
        </w:rPr>
      </w:pPr>
      <w:bookmarkStart w:id="0" w:name="_4zz0judaa6w8" w:colFirst="0" w:colLast="0"/>
      <w:bookmarkEnd w:id="0"/>
    </w:p>
    <w:p w14:paraId="42F05F68" w14:textId="4F4E0879" w:rsidR="004F0B77" w:rsidRPr="008D0670" w:rsidRDefault="00172464">
      <w:pPr>
        <w:rPr>
          <w:rFonts w:asciiTheme="majorHAnsi" w:eastAsia="Calibri" w:hAnsiTheme="majorHAnsi" w:cstheme="majorHAnsi"/>
          <w:b/>
          <w:bCs/>
          <w:sz w:val="22"/>
          <w:szCs w:val="22"/>
        </w:rPr>
      </w:pPr>
      <w:r w:rsidRPr="008D0670">
        <w:rPr>
          <w:rFonts w:asciiTheme="majorHAnsi" w:eastAsia="Calibri" w:hAnsiTheme="majorHAnsi" w:cstheme="majorHAnsi"/>
          <w:b/>
          <w:bCs/>
          <w:sz w:val="22"/>
          <w:szCs w:val="22"/>
        </w:rPr>
        <w:t xml:space="preserve">Professional Summary </w:t>
      </w:r>
    </w:p>
    <w:p w14:paraId="1A88E8E2" w14:textId="77777777" w:rsidR="004F0B77" w:rsidRPr="008D0670" w:rsidRDefault="00172464">
      <w:pPr>
        <w:numPr>
          <w:ilvl w:val="0"/>
          <w:numId w:val="6"/>
        </w:numPr>
        <w:jc w:val="both"/>
        <w:rPr>
          <w:rFonts w:asciiTheme="majorHAnsi" w:eastAsia="Calibri" w:hAnsiTheme="majorHAnsi" w:cstheme="majorHAnsi"/>
          <w:sz w:val="22"/>
          <w:szCs w:val="22"/>
        </w:rPr>
      </w:pPr>
      <w:r w:rsidRPr="008D0670">
        <w:rPr>
          <w:rFonts w:asciiTheme="majorHAnsi" w:eastAsia="Calibri" w:hAnsiTheme="majorHAnsi" w:cstheme="majorHAnsi"/>
          <w:sz w:val="22"/>
          <w:szCs w:val="22"/>
        </w:rPr>
        <w:t>AI Automation Architect with 13+ years of experience designing intelligent automation frameworks, integrating Generative AI models (OpenAI, Claude, Gemini), and building scalable CI/CD-driven test ecosystems. Strong expertise in LLM-powered code generation, test case automation, Selenium/Playwright frameworks, and enterprise-grade automation architecture.</w:t>
      </w:r>
    </w:p>
    <w:p w14:paraId="115AE040" w14:textId="77777777" w:rsidR="004F0B77" w:rsidRPr="008D0670" w:rsidRDefault="00172464">
      <w:pPr>
        <w:numPr>
          <w:ilvl w:val="0"/>
          <w:numId w:val="6"/>
        </w:numPr>
        <w:jc w:val="both"/>
        <w:rPr>
          <w:rFonts w:asciiTheme="majorHAnsi" w:eastAsia="Calibri" w:hAnsiTheme="majorHAnsi" w:cstheme="majorHAnsi"/>
          <w:sz w:val="22"/>
          <w:szCs w:val="22"/>
        </w:rPr>
      </w:pPr>
      <w:r w:rsidRPr="008D0670">
        <w:rPr>
          <w:rFonts w:asciiTheme="majorHAnsi" w:eastAsia="Calibri" w:hAnsiTheme="majorHAnsi" w:cstheme="majorHAnsi"/>
          <w:sz w:val="22"/>
          <w:szCs w:val="22"/>
        </w:rPr>
        <w:t>Proven ability to lead cross-functional teams, collaborate with business SMEs, and deliver measurable ROI through AI-driven automation strategies</w:t>
      </w:r>
    </w:p>
    <w:p w14:paraId="35A56C14" w14:textId="02FF59C5" w:rsidR="008D0670" w:rsidRDefault="008D0670">
      <w:pPr>
        <w:numPr>
          <w:ilvl w:val="0"/>
          <w:numId w:val="6"/>
        </w:numPr>
        <w:jc w:val="both"/>
        <w:rPr>
          <w:rFonts w:asciiTheme="majorHAnsi" w:eastAsia="Calibri" w:hAnsiTheme="majorHAnsi" w:cstheme="majorHAnsi"/>
          <w:sz w:val="22"/>
          <w:szCs w:val="22"/>
        </w:rPr>
      </w:pPr>
      <w:r w:rsidRPr="008D0670">
        <w:rPr>
          <w:rFonts w:asciiTheme="majorHAnsi" w:eastAsia="Calibri" w:hAnsiTheme="majorHAnsi" w:cstheme="majorHAnsi"/>
          <w:sz w:val="22"/>
          <w:szCs w:val="22"/>
        </w:rPr>
        <w:t>Develop automation frameworks using Selenium / API automation tools</w:t>
      </w:r>
    </w:p>
    <w:p w14:paraId="3CD087A3" w14:textId="6ECBFA93" w:rsidR="008D0670" w:rsidRPr="008D0670" w:rsidRDefault="008D0670" w:rsidP="008D0670">
      <w:pPr>
        <w:numPr>
          <w:ilvl w:val="0"/>
          <w:numId w:val="6"/>
        </w:numPr>
        <w:jc w:val="both"/>
        <w:rPr>
          <w:rFonts w:asciiTheme="majorHAnsi" w:eastAsia="Calibri" w:hAnsiTheme="majorHAnsi" w:cstheme="majorHAnsi"/>
          <w:sz w:val="22"/>
          <w:szCs w:val="22"/>
        </w:rPr>
      </w:pPr>
      <w:r w:rsidRPr="008D0670">
        <w:rPr>
          <w:rFonts w:asciiTheme="majorHAnsi" w:eastAsia="Calibri" w:hAnsiTheme="majorHAnsi" w:cstheme="majorHAnsi"/>
          <w:sz w:val="22"/>
          <w:szCs w:val="22"/>
        </w:rPr>
        <w:t>Integrate automation scripts into CI/CD pipelines</w:t>
      </w:r>
      <w:r>
        <w:rPr>
          <w:rFonts w:asciiTheme="majorHAnsi" w:eastAsia="Calibri" w:hAnsiTheme="majorHAnsi" w:cstheme="majorHAnsi"/>
          <w:sz w:val="22"/>
          <w:szCs w:val="22"/>
        </w:rPr>
        <w:t xml:space="preserve"> and </w:t>
      </w:r>
      <w:r w:rsidRPr="008D0670">
        <w:rPr>
          <w:rFonts w:asciiTheme="majorHAnsi" w:eastAsia="Calibri" w:hAnsiTheme="majorHAnsi" w:cstheme="majorHAnsi"/>
          <w:sz w:val="22"/>
          <w:szCs w:val="22"/>
        </w:rPr>
        <w:t>Generate automation test reports</w:t>
      </w:r>
    </w:p>
    <w:p w14:paraId="2895C0DF" w14:textId="26F05893" w:rsidR="008D0670" w:rsidRDefault="008D0670" w:rsidP="008D0670">
      <w:pPr>
        <w:numPr>
          <w:ilvl w:val="0"/>
          <w:numId w:val="6"/>
        </w:numPr>
        <w:jc w:val="both"/>
        <w:rPr>
          <w:rFonts w:asciiTheme="majorHAnsi" w:eastAsia="Calibri" w:hAnsiTheme="majorHAnsi" w:cstheme="majorHAnsi"/>
          <w:sz w:val="22"/>
          <w:szCs w:val="22"/>
        </w:rPr>
      </w:pPr>
      <w:r w:rsidRPr="008D0670">
        <w:rPr>
          <w:rFonts w:asciiTheme="majorHAnsi" w:eastAsia="Calibri" w:hAnsiTheme="majorHAnsi" w:cstheme="majorHAnsi"/>
          <w:sz w:val="22"/>
          <w:szCs w:val="22"/>
        </w:rPr>
        <w:t xml:space="preserve">Led multiple AI projects with full-stack ownership, implementing CI/CD, MLOps, and AIOps pipelines, integrating real-time monitoring, observability, and explainability using tools like </w:t>
      </w:r>
      <w:proofErr w:type="spellStart"/>
      <w:r w:rsidRPr="008D0670">
        <w:rPr>
          <w:rFonts w:asciiTheme="majorHAnsi" w:eastAsia="Calibri" w:hAnsiTheme="majorHAnsi" w:cstheme="majorHAnsi"/>
          <w:sz w:val="22"/>
          <w:szCs w:val="22"/>
        </w:rPr>
        <w:t>Langfuse</w:t>
      </w:r>
      <w:proofErr w:type="spellEnd"/>
      <w:r w:rsidRPr="008D0670">
        <w:rPr>
          <w:rFonts w:asciiTheme="majorHAnsi" w:eastAsia="Calibri" w:hAnsiTheme="majorHAnsi" w:cstheme="majorHAnsi"/>
          <w:sz w:val="22"/>
          <w:szCs w:val="22"/>
        </w:rPr>
        <w:t>, Fiddler AI, and Lumenova. Known for identifying and mitigating risks including LLM hallucinations, drift, and safety violations through advanced model validation and diagnostics.</w:t>
      </w:r>
    </w:p>
    <w:p w14:paraId="42EF0018" w14:textId="10E84DBC" w:rsidR="008D0670" w:rsidRDefault="008D0670" w:rsidP="008D0670">
      <w:pPr>
        <w:numPr>
          <w:ilvl w:val="0"/>
          <w:numId w:val="6"/>
        </w:numPr>
        <w:jc w:val="both"/>
        <w:rPr>
          <w:rFonts w:asciiTheme="majorHAnsi" w:eastAsia="Calibri" w:hAnsiTheme="majorHAnsi" w:cstheme="majorHAnsi"/>
          <w:sz w:val="22"/>
          <w:szCs w:val="22"/>
        </w:rPr>
      </w:pPr>
      <w:r w:rsidRPr="008D0670">
        <w:rPr>
          <w:rFonts w:asciiTheme="majorHAnsi" w:eastAsia="Calibri" w:hAnsiTheme="majorHAnsi" w:cstheme="majorHAnsi"/>
          <w:sz w:val="22"/>
          <w:szCs w:val="22"/>
        </w:rPr>
        <w:t xml:space="preserve">Built and deployed multimodal AI applications (text, image, video) and fine-tuned transformer models (BERT, GPT, T5) using Hugging Face, OpenAI, and Azure OpenAI APIs. Applied </w:t>
      </w:r>
      <w:proofErr w:type="spellStart"/>
      <w:r w:rsidRPr="008D0670">
        <w:rPr>
          <w:rFonts w:asciiTheme="majorHAnsi" w:eastAsia="Calibri" w:hAnsiTheme="majorHAnsi" w:cstheme="majorHAnsi"/>
          <w:sz w:val="22"/>
          <w:szCs w:val="22"/>
        </w:rPr>
        <w:t>LoRA</w:t>
      </w:r>
      <w:proofErr w:type="spellEnd"/>
      <w:r w:rsidRPr="008D0670">
        <w:rPr>
          <w:rFonts w:asciiTheme="majorHAnsi" w:eastAsia="Calibri" w:hAnsiTheme="majorHAnsi" w:cstheme="majorHAnsi"/>
          <w:sz w:val="22"/>
          <w:szCs w:val="22"/>
        </w:rPr>
        <w:t>, PEFT, and quantization to optimize model performance for edge devices and cost-sensitive environments. Skilled in deploying solutions on Azure, Google Cloud (Vertex AI/Gemini 2.0), and AWS Bedrock.</w:t>
      </w:r>
    </w:p>
    <w:p w14:paraId="56C59393" w14:textId="77777777" w:rsidR="008D0670" w:rsidRPr="008D0670" w:rsidRDefault="008D0670" w:rsidP="008D0670">
      <w:pPr>
        <w:numPr>
          <w:ilvl w:val="0"/>
          <w:numId w:val="6"/>
        </w:numPr>
        <w:jc w:val="both"/>
        <w:rPr>
          <w:rFonts w:asciiTheme="majorHAnsi" w:eastAsia="Calibri" w:hAnsiTheme="majorHAnsi" w:cstheme="majorHAnsi"/>
          <w:sz w:val="22"/>
          <w:szCs w:val="22"/>
        </w:rPr>
      </w:pPr>
      <w:r w:rsidRPr="008D0670">
        <w:rPr>
          <w:rFonts w:asciiTheme="majorHAnsi" w:eastAsia="Calibri" w:hAnsiTheme="majorHAnsi" w:cstheme="majorHAnsi"/>
          <w:sz w:val="22"/>
          <w:szCs w:val="22"/>
        </w:rPr>
        <w:t>Designed and implemented autonomous AI agents using Python, integrating LLMs (OpenAI, Anthropic, Llama) with tools, APIs, and vector databases to perform complex multi-step tasks.</w:t>
      </w:r>
    </w:p>
    <w:p w14:paraId="74BB51E7" w14:textId="77777777" w:rsidR="008D0670" w:rsidRPr="008D0670" w:rsidRDefault="008D0670" w:rsidP="008D0670">
      <w:pPr>
        <w:numPr>
          <w:ilvl w:val="0"/>
          <w:numId w:val="6"/>
        </w:numPr>
        <w:jc w:val="both"/>
        <w:rPr>
          <w:rFonts w:asciiTheme="majorHAnsi" w:eastAsia="Calibri" w:hAnsiTheme="majorHAnsi" w:cstheme="majorHAnsi"/>
          <w:sz w:val="22"/>
          <w:szCs w:val="22"/>
        </w:rPr>
      </w:pPr>
      <w:r w:rsidRPr="008D0670">
        <w:rPr>
          <w:rFonts w:asciiTheme="majorHAnsi" w:eastAsia="Calibri" w:hAnsiTheme="majorHAnsi" w:cstheme="majorHAnsi"/>
          <w:sz w:val="22"/>
          <w:szCs w:val="22"/>
        </w:rPr>
        <w:t>Built agentic workflows leveraging frameworks like LangChain, AutoGen, CrewAI, enabling dynamic reasoning, planning, and tool use.</w:t>
      </w:r>
    </w:p>
    <w:p w14:paraId="51421383" w14:textId="77777777" w:rsidR="008D0670" w:rsidRPr="008D0670" w:rsidRDefault="008D0670" w:rsidP="008D0670">
      <w:pPr>
        <w:numPr>
          <w:ilvl w:val="0"/>
          <w:numId w:val="6"/>
        </w:numPr>
        <w:jc w:val="both"/>
        <w:rPr>
          <w:rFonts w:asciiTheme="majorHAnsi" w:eastAsia="Calibri" w:hAnsiTheme="majorHAnsi" w:cstheme="majorHAnsi"/>
          <w:sz w:val="22"/>
          <w:szCs w:val="22"/>
        </w:rPr>
      </w:pPr>
      <w:r w:rsidRPr="008D0670">
        <w:rPr>
          <w:rFonts w:asciiTheme="majorHAnsi" w:eastAsia="Calibri" w:hAnsiTheme="majorHAnsi" w:cstheme="majorHAnsi"/>
          <w:sz w:val="22"/>
          <w:szCs w:val="22"/>
        </w:rPr>
        <w:t>Developed custom orchestration pipelines in Python to coordinate multiple specialized agents (e.g., research, planning, execution) for end-to-end task automation.</w:t>
      </w:r>
    </w:p>
    <w:p w14:paraId="6EF36785" w14:textId="77777777" w:rsidR="008D0670" w:rsidRPr="008D0670" w:rsidRDefault="008D0670" w:rsidP="008D0670">
      <w:pPr>
        <w:numPr>
          <w:ilvl w:val="0"/>
          <w:numId w:val="6"/>
        </w:numPr>
        <w:jc w:val="both"/>
        <w:rPr>
          <w:rFonts w:asciiTheme="majorHAnsi" w:eastAsia="Calibri" w:hAnsiTheme="majorHAnsi" w:cstheme="majorHAnsi"/>
          <w:sz w:val="22"/>
          <w:szCs w:val="22"/>
        </w:rPr>
      </w:pPr>
      <w:r w:rsidRPr="008D0670">
        <w:rPr>
          <w:rFonts w:asciiTheme="majorHAnsi" w:eastAsia="Calibri" w:hAnsiTheme="majorHAnsi" w:cstheme="majorHAnsi"/>
          <w:sz w:val="22"/>
          <w:szCs w:val="22"/>
        </w:rPr>
        <w:t>Built unit tests and CI/CD pipelines in Python for robust deployment of Customer Data Platform services on Azure.</w:t>
      </w:r>
    </w:p>
    <w:p w14:paraId="7EA038EC" w14:textId="27BD0409" w:rsidR="008D0670" w:rsidRPr="008D0670" w:rsidRDefault="008D0670" w:rsidP="008D0670">
      <w:pPr>
        <w:numPr>
          <w:ilvl w:val="0"/>
          <w:numId w:val="6"/>
        </w:numPr>
        <w:jc w:val="both"/>
        <w:rPr>
          <w:rFonts w:asciiTheme="majorHAnsi" w:eastAsia="Calibri" w:hAnsiTheme="majorHAnsi" w:cstheme="majorHAnsi"/>
          <w:sz w:val="22"/>
          <w:szCs w:val="22"/>
        </w:rPr>
      </w:pPr>
      <w:r w:rsidRPr="008D0670">
        <w:rPr>
          <w:rFonts w:asciiTheme="majorHAnsi" w:eastAsia="Calibri" w:hAnsiTheme="majorHAnsi" w:cstheme="majorHAnsi"/>
          <w:sz w:val="22"/>
          <w:szCs w:val="22"/>
        </w:rPr>
        <w:t>Migrated legacy .NET Framework applications to .NET Core, improving performance and maintainability.</w:t>
      </w:r>
    </w:p>
    <w:p w14:paraId="59B304C7" w14:textId="77777777" w:rsidR="008D0670" w:rsidRPr="008D0670" w:rsidRDefault="008D0670" w:rsidP="008D0670">
      <w:pPr>
        <w:jc w:val="both"/>
        <w:rPr>
          <w:rFonts w:asciiTheme="majorHAnsi" w:eastAsia="Calibri" w:hAnsiTheme="majorHAnsi" w:cstheme="majorHAnsi"/>
          <w:sz w:val="22"/>
          <w:szCs w:val="22"/>
        </w:rPr>
      </w:pPr>
    </w:p>
    <w:p w14:paraId="29BC716C" w14:textId="77777777" w:rsidR="008D0670" w:rsidRPr="008D0670" w:rsidRDefault="008D0670" w:rsidP="008D0670">
      <w:pPr>
        <w:jc w:val="both"/>
        <w:rPr>
          <w:rFonts w:asciiTheme="majorHAnsi" w:eastAsia="Calibri" w:hAnsiTheme="majorHAnsi" w:cstheme="majorHAnsi"/>
          <w:sz w:val="22"/>
          <w:szCs w:val="22"/>
        </w:rPr>
      </w:pPr>
    </w:p>
    <w:p w14:paraId="73D890AA" w14:textId="77777777" w:rsidR="008D0670" w:rsidRPr="008D0670" w:rsidRDefault="008D0670" w:rsidP="008D0670">
      <w:pPr>
        <w:jc w:val="both"/>
        <w:rPr>
          <w:rFonts w:asciiTheme="majorHAnsi" w:eastAsia="Calibri" w:hAnsiTheme="majorHAnsi" w:cstheme="majorHAnsi"/>
          <w:sz w:val="22"/>
          <w:szCs w:val="22"/>
        </w:rPr>
      </w:pPr>
    </w:p>
    <w:p w14:paraId="6659A8ED" w14:textId="3D57FED9" w:rsidR="004F0B77" w:rsidRPr="008D0670" w:rsidRDefault="00172464" w:rsidP="008D0670">
      <w:pPr>
        <w:jc w:val="both"/>
        <w:rPr>
          <w:rFonts w:asciiTheme="majorHAnsi" w:eastAsia="Calibri" w:hAnsiTheme="majorHAnsi" w:cstheme="majorHAnsi"/>
          <w:sz w:val="22"/>
          <w:szCs w:val="22"/>
        </w:rPr>
        <w:sectPr w:rsidR="004F0B77" w:rsidRPr="008D0670">
          <w:footerReference w:type="first" r:id="rId11"/>
          <w:pgSz w:w="12240" w:h="15840"/>
          <w:pgMar w:top="1260" w:right="1800" w:bottom="1080" w:left="1224" w:header="720" w:footer="432" w:gutter="0"/>
          <w:pgNumType w:start="1"/>
          <w:cols w:space="720"/>
          <w:titlePg/>
        </w:sectPr>
      </w:pPr>
      <w:r w:rsidRPr="008D0670">
        <w:rPr>
          <w:rFonts w:asciiTheme="majorHAnsi" w:eastAsia="Calibri" w:hAnsiTheme="majorHAnsi" w:cstheme="majorHAnsi"/>
          <w:b/>
          <w:bCs/>
          <w:sz w:val="22"/>
          <w:szCs w:val="22"/>
        </w:rPr>
        <w:t>Technical Skills</w:t>
      </w:r>
    </w:p>
    <w:p w14:paraId="18B27659" w14:textId="77777777" w:rsidR="004F0B77" w:rsidRPr="008D0670" w:rsidRDefault="004F0B77">
      <w:pPr>
        <w:widowControl w:val="0"/>
        <w:pBdr>
          <w:top w:val="nil"/>
          <w:left w:val="nil"/>
          <w:bottom w:val="nil"/>
          <w:right w:val="nil"/>
          <w:between w:val="nil"/>
        </w:pBdr>
        <w:spacing w:line="276" w:lineRule="auto"/>
        <w:rPr>
          <w:rFonts w:asciiTheme="majorHAnsi" w:eastAsia="Calibri" w:hAnsiTheme="majorHAnsi" w:cstheme="majorHAnsi"/>
          <w:b/>
          <w:bCs/>
          <w:sz w:val="22"/>
          <w:szCs w:val="22"/>
        </w:rPr>
      </w:pPr>
    </w:p>
    <w:tbl>
      <w:tblPr>
        <w:tblStyle w:val="a"/>
        <w:tblW w:w="1014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25"/>
        <w:gridCol w:w="7316"/>
      </w:tblGrid>
      <w:tr w:rsidR="004F0B77" w:rsidRPr="008D0670" w14:paraId="486555B1" w14:textId="77777777">
        <w:tc>
          <w:tcPr>
            <w:tcW w:w="2825" w:type="dxa"/>
            <w:vAlign w:val="center"/>
          </w:tcPr>
          <w:p w14:paraId="1172FD8A" w14:textId="77777777" w:rsidR="004F0B77" w:rsidRPr="008D0670" w:rsidRDefault="00172464">
            <w:pPr>
              <w:jc w:val="both"/>
              <w:rPr>
                <w:rFonts w:asciiTheme="majorHAnsi" w:hAnsiTheme="majorHAnsi" w:cstheme="majorHAnsi"/>
                <w:sz w:val="22"/>
                <w:szCs w:val="22"/>
              </w:rPr>
            </w:pPr>
            <w:r w:rsidRPr="008D0670">
              <w:rPr>
                <w:rFonts w:asciiTheme="majorHAnsi" w:hAnsiTheme="majorHAnsi" w:cstheme="majorHAnsi"/>
                <w:b/>
                <w:bCs/>
                <w:sz w:val="22"/>
                <w:szCs w:val="22"/>
              </w:rPr>
              <w:t>Programming Languages</w:t>
            </w:r>
          </w:p>
        </w:tc>
        <w:tc>
          <w:tcPr>
            <w:tcW w:w="7316" w:type="dxa"/>
            <w:vAlign w:val="center"/>
          </w:tcPr>
          <w:p w14:paraId="03755C5F" w14:textId="77777777" w:rsidR="004F0B77" w:rsidRPr="008D0670" w:rsidRDefault="00172464">
            <w:pPr>
              <w:jc w:val="both"/>
              <w:rPr>
                <w:rFonts w:asciiTheme="majorHAnsi" w:hAnsiTheme="majorHAnsi" w:cstheme="majorHAnsi"/>
                <w:sz w:val="22"/>
                <w:szCs w:val="22"/>
              </w:rPr>
            </w:pPr>
            <w:r w:rsidRPr="008D0670">
              <w:rPr>
                <w:rFonts w:asciiTheme="majorHAnsi" w:hAnsiTheme="majorHAnsi" w:cstheme="majorHAnsi"/>
                <w:sz w:val="22"/>
                <w:szCs w:val="22"/>
              </w:rPr>
              <w:t>Python, Rust, Java, JavaScript (React, Next.js, Angular), SQL</w:t>
            </w:r>
          </w:p>
        </w:tc>
      </w:tr>
      <w:tr w:rsidR="004F0B77" w:rsidRPr="008D0670" w14:paraId="08825E96" w14:textId="77777777">
        <w:tc>
          <w:tcPr>
            <w:tcW w:w="2825" w:type="dxa"/>
            <w:vAlign w:val="center"/>
          </w:tcPr>
          <w:p w14:paraId="72955571" w14:textId="77777777" w:rsidR="004F0B77" w:rsidRPr="008D0670" w:rsidRDefault="00172464">
            <w:pPr>
              <w:jc w:val="both"/>
              <w:rPr>
                <w:rFonts w:asciiTheme="majorHAnsi" w:hAnsiTheme="majorHAnsi" w:cstheme="majorHAnsi"/>
                <w:sz w:val="22"/>
                <w:szCs w:val="22"/>
              </w:rPr>
            </w:pPr>
            <w:r w:rsidRPr="008D0670">
              <w:rPr>
                <w:rFonts w:asciiTheme="majorHAnsi" w:hAnsiTheme="majorHAnsi" w:cstheme="majorHAnsi"/>
                <w:b/>
                <w:bCs/>
                <w:sz w:val="22"/>
                <w:szCs w:val="22"/>
              </w:rPr>
              <w:t>Machine Learning / AI</w:t>
            </w:r>
          </w:p>
        </w:tc>
        <w:tc>
          <w:tcPr>
            <w:tcW w:w="7316" w:type="dxa"/>
            <w:vAlign w:val="center"/>
          </w:tcPr>
          <w:p w14:paraId="65FBD0B3" w14:textId="77777777" w:rsidR="004F0B77" w:rsidRPr="008D0670" w:rsidRDefault="00172464">
            <w:pPr>
              <w:jc w:val="both"/>
              <w:rPr>
                <w:rFonts w:asciiTheme="majorHAnsi" w:hAnsiTheme="majorHAnsi" w:cstheme="majorHAnsi"/>
                <w:sz w:val="22"/>
                <w:szCs w:val="22"/>
              </w:rPr>
            </w:pPr>
            <w:r w:rsidRPr="008D0670">
              <w:rPr>
                <w:rFonts w:asciiTheme="majorHAnsi" w:hAnsiTheme="majorHAnsi" w:cstheme="majorHAnsi"/>
                <w:sz w:val="22"/>
                <w:szCs w:val="22"/>
              </w:rPr>
              <w:t xml:space="preserve">TensorFlow, </w:t>
            </w:r>
            <w:proofErr w:type="spellStart"/>
            <w:r w:rsidRPr="008D0670">
              <w:rPr>
                <w:rFonts w:asciiTheme="majorHAnsi" w:hAnsiTheme="majorHAnsi" w:cstheme="majorHAnsi"/>
                <w:sz w:val="22"/>
                <w:szCs w:val="22"/>
              </w:rPr>
              <w:t>spaCy</w:t>
            </w:r>
            <w:proofErr w:type="spellEnd"/>
            <w:r w:rsidRPr="008D0670">
              <w:rPr>
                <w:rFonts w:asciiTheme="majorHAnsi" w:hAnsiTheme="majorHAnsi" w:cstheme="majorHAnsi"/>
                <w:sz w:val="22"/>
                <w:szCs w:val="22"/>
              </w:rPr>
              <w:t>, NLTK, Hugging Face, OpenAI GPT-4/GPT-4 Turbo, Claude, LangChain, Whisper</w:t>
            </w:r>
          </w:p>
        </w:tc>
      </w:tr>
      <w:tr w:rsidR="004F0B77" w:rsidRPr="008D0670" w14:paraId="1F64D72F" w14:textId="77777777">
        <w:tc>
          <w:tcPr>
            <w:tcW w:w="2825" w:type="dxa"/>
            <w:vAlign w:val="center"/>
          </w:tcPr>
          <w:p w14:paraId="0C736821" w14:textId="77777777" w:rsidR="004F0B77" w:rsidRPr="008D0670" w:rsidRDefault="00172464">
            <w:pPr>
              <w:jc w:val="both"/>
              <w:rPr>
                <w:rFonts w:asciiTheme="majorHAnsi" w:hAnsiTheme="majorHAnsi" w:cstheme="majorHAnsi"/>
                <w:sz w:val="22"/>
                <w:szCs w:val="22"/>
              </w:rPr>
            </w:pPr>
            <w:r w:rsidRPr="008D0670">
              <w:rPr>
                <w:rFonts w:asciiTheme="majorHAnsi" w:hAnsiTheme="majorHAnsi" w:cstheme="majorHAnsi"/>
                <w:b/>
                <w:bCs/>
                <w:sz w:val="22"/>
                <w:szCs w:val="22"/>
              </w:rPr>
              <w:t>Natural Language Processing (NLP)</w:t>
            </w:r>
          </w:p>
        </w:tc>
        <w:tc>
          <w:tcPr>
            <w:tcW w:w="7316" w:type="dxa"/>
            <w:vAlign w:val="center"/>
          </w:tcPr>
          <w:p w14:paraId="426E5FFA" w14:textId="77777777" w:rsidR="004F0B77" w:rsidRPr="008D0670" w:rsidRDefault="00172464">
            <w:pPr>
              <w:jc w:val="both"/>
              <w:rPr>
                <w:rFonts w:asciiTheme="majorHAnsi" w:hAnsiTheme="majorHAnsi" w:cstheme="majorHAnsi"/>
                <w:sz w:val="22"/>
                <w:szCs w:val="22"/>
              </w:rPr>
            </w:pPr>
            <w:r w:rsidRPr="008D0670">
              <w:rPr>
                <w:rFonts w:asciiTheme="majorHAnsi" w:hAnsiTheme="majorHAnsi" w:cstheme="majorHAnsi"/>
                <w:sz w:val="22"/>
                <w:szCs w:val="22"/>
              </w:rPr>
              <w:t>Named Entity Recognition (NER), Text Preprocessing, Rule-based + Statistical models</w:t>
            </w:r>
          </w:p>
        </w:tc>
      </w:tr>
      <w:tr w:rsidR="004F0B77" w:rsidRPr="008D0670" w14:paraId="33CF1F6F" w14:textId="77777777">
        <w:tc>
          <w:tcPr>
            <w:tcW w:w="2825" w:type="dxa"/>
            <w:vAlign w:val="center"/>
          </w:tcPr>
          <w:p w14:paraId="7A9FE5FC" w14:textId="77777777" w:rsidR="004F0B77" w:rsidRPr="008D0670" w:rsidRDefault="00172464">
            <w:pPr>
              <w:jc w:val="both"/>
              <w:rPr>
                <w:rFonts w:asciiTheme="majorHAnsi" w:hAnsiTheme="majorHAnsi" w:cstheme="majorHAnsi"/>
                <w:sz w:val="22"/>
                <w:szCs w:val="22"/>
              </w:rPr>
            </w:pPr>
            <w:r w:rsidRPr="008D0670">
              <w:rPr>
                <w:rFonts w:asciiTheme="majorHAnsi" w:hAnsiTheme="majorHAnsi" w:cstheme="majorHAnsi"/>
                <w:b/>
                <w:bCs/>
                <w:sz w:val="22"/>
                <w:szCs w:val="22"/>
              </w:rPr>
              <w:t>Vector Search &amp; Retrieval</w:t>
            </w:r>
          </w:p>
        </w:tc>
        <w:tc>
          <w:tcPr>
            <w:tcW w:w="7316" w:type="dxa"/>
            <w:vAlign w:val="center"/>
          </w:tcPr>
          <w:p w14:paraId="6346F26D" w14:textId="77777777" w:rsidR="004F0B77" w:rsidRPr="008D0670" w:rsidRDefault="00172464">
            <w:pPr>
              <w:jc w:val="both"/>
              <w:rPr>
                <w:rFonts w:asciiTheme="majorHAnsi" w:hAnsiTheme="majorHAnsi" w:cstheme="majorHAnsi"/>
                <w:sz w:val="22"/>
                <w:szCs w:val="22"/>
              </w:rPr>
            </w:pPr>
            <w:r w:rsidRPr="008D0670">
              <w:rPr>
                <w:rFonts w:asciiTheme="majorHAnsi" w:hAnsiTheme="majorHAnsi" w:cstheme="majorHAnsi"/>
                <w:sz w:val="22"/>
                <w:szCs w:val="22"/>
              </w:rPr>
              <w:t xml:space="preserve">FAISS, Pinecone, </w:t>
            </w:r>
            <w:proofErr w:type="spellStart"/>
            <w:r w:rsidRPr="008D0670">
              <w:rPr>
                <w:rFonts w:asciiTheme="majorHAnsi" w:hAnsiTheme="majorHAnsi" w:cstheme="majorHAnsi"/>
                <w:sz w:val="22"/>
                <w:szCs w:val="22"/>
              </w:rPr>
              <w:t>Qdrant</w:t>
            </w:r>
            <w:proofErr w:type="spellEnd"/>
            <w:r w:rsidRPr="008D0670">
              <w:rPr>
                <w:rFonts w:asciiTheme="majorHAnsi" w:hAnsiTheme="majorHAnsi" w:cstheme="majorHAnsi"/>
                <w:sz w:val="22"/>
                <w:szCs w:val="22"/>
              </w:rPr>
              <w:t xml:space="preserve">, </w:t>
            </w:r>
            <w:proofErr w:type="spellStart"/>
            <w:r w:rsidRPr="008D0670">
              <w:rPr>
                <w:rFonts w:asciiTheme="majorHAnsi" w:hAnsiTheme="majorHAnsi" w:cstheme="majorHAnsi"/>
                <w:sz w:val="22"/>
                <w:szCs w:val="22"/>
              </w:rPr>
              <w:t>pgVector</w:t>
            </w:r>
            <w:proofErr w:type="spellEnd"/>
          </w:p>
        </w:tc>
      </w:tr>
      <w:tr w:rsidR="004F0B77" w:rsidRPr="008D0670" w14:paraId="64414B02" w14:textId="77777777">
        <w:tc>
          <w:tcPr>
            <w:tcW w:w="2825" w:type="dxa"/>
            <w:vAlign w:val="center"/>
          </w:tcPr>
          <w:p w14:paraId="2BF5A504" w14:textId="77777777" w:rsidR="004F0B77" w:rsidRPr="008D0670" w:rsidRDefault="00172464">
            <w:pPr>
              <w:jc w:val="both"/>
              <w:rPr>
                <w:rFonts w:asciiTheme="majorHAnsi" w:hAnsiTheme="majorHAnsi" w:cstheme="majorHAnsi"/>
                <w:sz w:val="22"/>
                <w:szCs w:val="22"/>
              </w:rPr>
            </w:pPr>
            <w:r w:rsidRPr="008D0670">
              <w:rPr>
                <w:rFonts w:asciiTheme="majorHAnsi" w:hAnsiTheme="majorHAnsi" w:cstheme="majorHAnsi"/>
                <w:b/>
                <w:bCs/>
                <w:sz w:val="22"/>
                <w:szCs w:val="22"/>
              </w:rPr>
              <w:lastRenderedPageBreak/>
              <w:t>Cloud Platforms &amp; Services</w:t>
            </w:r>
          </w:p>
        </w:tc>
        <w:tc>
          <w:tcPr>
            <w:tcW w:w="7316" w:type="dxa"/>
            <w:vAlign w:val="center"/>
          </w:tcPr>
          <w:p w14:paraId="09C84D11" w14:textId="77777777" w:rsidR="004F0B77" w:rsidRPr="008D0670" w:rsidRDefault="00172464">
            <w:pPr>
              <w:jc w:val="both"/>
              <w:rPr>
                <w:rFonts w:asciiTheme="majorHAnsi" w:hAnsiTheme="majorHAnsi" w:cstheme="majorHAnsi"/>
                <w:sz w:val="22"/>
                <w:szCs w:val="22"/>
              </w:rPr>
            </w:pPr>
            <w:r w:rsidRPr="008D0670">
              <w:rPr>
                <w:rFonts w:asciiTheme="majorHAnsi" w:hAnsiTheme="majorHAnsi" w:cstheme="majorHAnsi"/>
                <w:sz w:val="22"/>
                <w:szCs w:val="22"/>
              </w:rPr>
              <w:t>AWS Lambda, AWS SageMaker, Google Cloud Platform (Vertex AI), Snowflake Cortex</w:t>
            </w:r>
          </w:p>
        </w:tc>
      </w:tr>
      <w:tr w:rsidR="004F0B77" w:rsidRPr="008D0670" w14:paraId="6D63908A" w14:textId="77777777">
        <w:tc>
          <w:tcPr>
            <w:tcW w:w="2825" w:type="dxa"/>
            <w:vAlign w:val="center"/>
          </w:tcPr>
          <w:p w14:paraId="37E770A8" w14:textId="77777777" w:rsidR="004F0B77" w:rsidRPr="008D0670" w:rsidRDefault="00172464">
            <w:pPr>
              <w:jc w:val="both"/>
              <w:rPr>
                <w:rFonts w:asciiTheme="majorHAnsi" w:hAnsiTheme="majorHAnsi" w:cstheme="majorHAnsi"/>
                <w:sz w:val="22"/>
                <w:szCs w:val="22"/>
              </w:rPr>
            </w:pPr>
            <w:r w:rsidRPr="008D0670">
              <w:rPr>
                <w:rFonts w:asciiTheme="majorHAnsi" w:hAnsiTheme="majorHAnsi" w:cstheme="majorHAnsi"/>
                <w:b/>
                <w:bCs/>
                <w:sz w:val="22"/>
                <w:szCs w:val="22"/>
              </w:rPr>
              <w:t>DevOps &amp; MLOps</w:t>
            </w:r>
          </w:p>
        </w:tc>
        <w:tc>
          <w:tcPr>
            <w:tcW w:w="7316" w:type="dxa"/>
            <w:vAlign w:val="center"/>
          </w:tcPr>
          <w:p w14:paraId="44D9AA35" w14:textId="77777777" w:rsidR="004F0B77" w:rsidRPr="008D0670" w:rsidRDefault="00172464">
            <w:pPr>
              <w:jc w:val="both"/>
              <w:rPr>
                <w:rFonts w:asciiTheme="majorHAnsi" w:hAnsiTheme="majorHAnsi" w:cstheme="majorHAnsi"/>
                <w:sz w:val="22"/>
                <w:szCs w:val="22"/>
              </w:rPr>
            </w:pPr>
            <w:r w:rsidRPr="008D0670">
              <w:rPr>
                <w:rFonts w:asciiTheme="majorHAnsi" w:hAnsiTheme="majorHAnsi" w:cstheme="majorHAnsi"/>
                <w:sz w:val="22"/>
                <w:szCs w:val="22"/>
              </w:rPr>
              <w:t>Docker, Kubernetes, GitHub Actions, Jenkins CI/CD pipelines</w:t>
            </w:r>
          </w:p>
        </w:tc>
      </w:tr>
    </w:tbl>
    <w:p w14:paraId="1FACDD72" w14:textId="77777777" w:rsidR="004F0B77" w:rsidRPr="008D0670" w:rsidRDefault="004F0B77">
      <w:pPr>
        <w:pBdr>
          <w:top w:val="nil"/>
          <w:left w:val="nil"/>
          <w:bottom w:val="nil"/>
          <w:right w:val="nil"/>
          <w:between w:val="nil"/>
        </w:pBdr>
        <w:jc w:val="both"/>
        <w:rPr>
          <w:rFonts w:asciiTheme="majorHAnsi" w:eastAsia="Calibri" w:hAnsiTheme="majorHAnsi" w:cstheme="majorHAnsi"/>
          <w:b/>
          <w:bCs/>
          <w:color w:val="000000"/>
          <w:sz w:val="22"/>
          <w:szCs w:val="22"/>
        </w:rPr>
      </w:pPr>
    </w:p>
    <w:p w14:paraId="45B813B0" w14:textId="77777777" w:rsidR="004F0B77" w:rsidRPr="008D0670" w:rsidRDefault="00172464">
      <w:pPr>
        <w:pBdr>
          <w:top w:val="nil"/>
          <w:left w:val="nil"/>
          <w:bottom w:val="nil"/>
          <w:right w:val="nil"/>
          <w:between w:val="nil"/>
        </w:pBdr>
        <w:jc w:val="both"/>
        <w:rPr>
          <w:rFonts w:asciiTheme="majorHAnsi" w:eastAsia="Calibri" w:hAnsiTheme="majorHAnsi" w:cstheme="majorHAnsi"/>
          <w:color w:val="000000"/>
          <w:sz w:val="22"/>
          <w:szCs w:val="22"/>
        </w:rPr>
      </w:pPr>
      <w:r w:rsidRPr="008D0670">
        <w:rPr>
          <w:rFonts w:asciiTheme="majorHAnsi" w:eastAsia="Calibri" w:hAnsiTheme="majorHAnsi" w:cstheme="majorHAnsi"/>
          <w:b/>
          <w:bCs/>
          <w:color w:val="000000"/>
          <w:sz w:val="22"/>
          <w:szCs w:val="22"/>
        </w:rPr>
        <w:t xml:space="preserve">Core Skills: </w:t>
      </w:r>
      <w:r w:rsidRPr="008D0670">
        <w:rPr>
          <w:rFonts w:asciiTheme="majorHAnsi" w:eastAsia="Calibri" w:hAnsiTheme="majorHAnsi" w:cstheme="majorHAnsi"/>
          <w:color w:val="000000"/>
          <w:sz w:val="22"/>
          <w:szCs w:val="22"/>
        </w:rPr>
        <w:t xml:space="preserve">GPT-4, Claude, Gemini, LLaMA, OpenAI APIs, Hugging Face, LangChain, CrewAI, AutoGen, </w:t>
      </w:r>
      <w:proofErr w:type="spellStart"/>
      <w:r w:rsidRPr="008D0670">
        <w:rPr>
          <w:rFonts w:asciiTheme="majorHAnsi" w:eastAsia="Calibri" w:hAnsiTheme="majorHAnsi" w:cstheme="majorHAnsi"/>
          <w:color w:val="000000"/>
          <w:sz w:val="22"/>
          <w:szCs w:val="22"/>
        </w:rPr>
        <w:t>LangGraph</w:t>
      </w:r>
      <w:proofErr w:type="spellEnd"/>
      <w:r w:rsidRPr="008D0670">
        <w:rPr>
          <w:rFonts w:asciiTheme="majorHAnsi" w:eastAsia="Calibri" w:hAnsiTheme="majorHAnsi" w:cstheme="majorHAnsi"/>
          <w:color w:val="000000"/>
          <w:sz w:val="22"/>
          <w:szCs w:val="22"/>
        </w:rPr>
        <w:t xml:space="preserve">, Pinecone, FAISS, </w:t>
      </w:r>
      <w:proofErr w:type="spellStart"/>
      <w:r w:rsidRPr="008D0670">
        <w:rPr>
          <w:rFonts w:asciiTheme="majorHAnsi" w:eastAsia="Calibri" w:hAnsiTheme="majorHAnsi" w:cstheme="majorHAnsi"/>
          <w:color w:val="000000"/>
          <w:sz w:val="22"/>
          <w:szCs w:val="22"/>
        </w:rPr>
        <w:t>Qdrant</w:t>
      </w:r>
      <w:proofErr w:type="spellEnd"/>
      <w:r w:rsidRPr="008D0670">
        <w:rPr>
          <w:rFonts w:asciiTheme="majorHAnsi" w:eastAsia="Calibri" w:hAnsiTheme="majorHAnsi" w:cstheme="majorHAnsi"/>
          <w:color w:val="000000"/>
          <w:sz w:val="22"/>
          <w:szCs w:val="22"/>
        </w:rPr>
        <w:t xml:space="preserve">, </w:t>
      </w:r>
      <w:proofErr w:type="spellStart"/>
      <w:r w:rsidRPr="008D0670">
        <w:rPr>
          <w:rFonts w:asciiTheme="majorHAnsi" w:eastAsia="Calibri" w:hAnsiTheme="majorHAnsi" w:cstheme="majorHAnsi"/>
          <w:color w:val="000000"/>
          <w:sz w:val="22"/>
          <w:szCs w:val="22"/>
        </w:rPr>
        <w:t>Weaviate</w:t>
      </w:r>
      <w:proofErr w:type="spellEnd"/>
      <w:r w:rsidRPr="008D0670">
        <w:rPr>
          <w:rFonts w:asciiTheme="majorHAnsi" w:eastAsia="Calibri" w:hAnsiTheme="majorHAnsi" w:cstheme="majorHAnsi"/>
          <w:color w:val="000000"/>
          <w:sz w:val="22"/>
          <w:szCs w:val="22"/>
        </w:rPr>
        <w:t xml:space="preserve">, </w:t>
      </w:r>
      <w:proofErr w:type="spellStart"/>
      <w:r w:rsidRPr="008D0670">
        <w:rPr>
          <w:rFonts w:asciiTheme="majorHAnsi" w:eastAsia="Calibri" w:hAnsiTheme="majorHAnsi" w:cstheme="majorHAnsi"/>
          <w:color w:val="000000"/>
          <w:sz w:val="22"/>
          <w:szCs w:val="22"/>
        </w:rPr>
        <w:t>pgVector</w:t>
      </w:r>
      <w:proofErr w:type="spellEnd"/>
      <w:r w:rsidRPr="008D0670">
        <w:rPr>
          <w:rFonts w:asciiTheme="majorHAnsi" w:eastAsia="Calibri" w:hAnsiTheme="majorHAnsi" w:cstheme="majorHAnsi"/>
          <w:color w:val="000000"/>
          <w:sz w:val="22"/>
          <w:szCs w:val="22"/>
        </w:rPr>
        <w:t xml:space="preserve">, AWS (SageMaker, Lambda, Bedrock), GCP (Vertex AI), Snowflake Cortex, FastAPI, Flask, Docker, Kubernetes, React, Next.js, </w:t>
      </w:r>
      <w:proofErr w:type="spellStart"/>
      <w:r w:rsidRPr="008D0670">
        <w:rPr>
          <w:rFonts w:asciiTheme="majorHAnsi" w:eastAsia="Calibri" w:hAnsiTheme="majorHAnsi" w:cstheme="majorHAnsi"/>
          <w:color w:val="000000"/>
          <w:sz w:val="22"/>
          <w:szCs w:val="22"/>
        </w:rPr>
        <w:t>GraphQL</w:t>
      </w:r>
      <w:proofErr w:type="spellEnd"/>
      <w:r w:rsidRPr="008D0670">
        <w:rPr>
          <w:rFonts w:asciiTheme="majorHAnsi" w:eastAsia="Calibri" w:hAnsiTheme="majorHAnsi" w:cstheme="majorHAnsi"/>
          <w:color w:val="000000"/>
          <w:sz w:val="22"/>
          <w:szCs w:val="22"/>
        </w:rPr>
        <w:t xml:space="preserve">, GitHub Actions, A/B testing, model monitoring, ML versioning, </w:t>
      </w:r>
      <w:proofErr w:type="spellStart"/>
      <w:r w:rsidRPr="008D0670">
        <w:rPr>
          <w:rFonts w:asciiTheme="majorHAnsi" w:eastAsia="Calibri" w:hAnsiTheme="majorHAnsi" w:cstheme="majorHAnsi"/>
          <w:color w:val="000000"/>
          <w:sz w:val="22"/>
          <w:szCs w:val="22"/>
        </w:rPr>
        <w:t>Streamlit</w:t>
      </w:r>
      <w:proofErr w:type="spellEnd"/>
      <w:r w:rsidRPr="008D0670">
        <w:rPr>
          <w:rFonts w:asciiTheme="majorHAnsi" w:eastAsia="Calibri" w:hAnsiTheme="majorHAnsi" w:cstheme="majorHAnsi"/>
          <w:color w:val="000000"/>
          <w:sz w:val="22"/>
          <w:szCs w:val="22"/>
        </w:rPr>
        <w:t xml:space="preserve">, </w:t>
      </w:r>
      <w:proofErr w:type="spellStart"/>
      <w:r w:rsidRPr="008D0670">
        <w:rPr>
          <w:rFonts w:asciiTheme="majorHAnsi" w:eastAsia="Calibri" w:hAnsiTheme="majorHAnsi" w:cstheme="majorHAnsi"/>
          <w:color w:val="000000"/>
          <w:sz w:val="22"/>
          <w:szCs w:val="22"/>
        </w:rPr>
        <w:t>Gradio</w:t>
      </w:r>
      <w:proofErr w:type="spellEnd"/>
      <w:r w:rsidRPr="008D0670">
        <w:rPr>
          <w:rFonts w:asciiTheme="majorHAnsi" w:eastAsia="Calibri" w:hAnsiTheme="majorHAnsi" w:cstheme="majorHAnsi"/>
          <w:color w:val="000000"/>
          <w:sz w:val="22"/>
          <w:szCs w:val="22"/>
        </w:rPr>
        <w:t>, Postman, Git, VS Code</w:t>
      </w:r>
    </w:p>
    <w:p w14:paraId="41D82665" w14:textId="77777777" w:rsidR="004F0B77" w:rsidRPr="008D0670" w:rsidRDefault="004F0B77">
      <w:pPr>
        <w:rPr>
          <w:rFonts w:asciiTheme="majorHAnsi" w:eastAsia="Calibri" w:hAnsiTheme="majorHAnsi" w:cstheme="majorHAnsi"/>
          <w:b/>
          <w:bCs/>
          <w:sz w:val="22"/>
          <w:szCs w:val="22"/>
        </w:rPr>
      </w:pPr>
    </w:p>
    <w:p w14:paraId="1C45DA45" w14:textId="77777777" w:rsidR="004F0B77" w:rsidRPr="008D0670" w:rsidRDefault="00172464">
      <w:pPr>
        <w:rPr>
          <w:rFonts w:asciiTheme="majorHAnsi" w:eastAsia="Calibri" w:hAnsiTheme="majorHAnsi" w:cstheme="majorHAnsi"/>
          <w:b/>
          <w:bCs/>
          <w:sz w:val="22"/>
          <w:szCs w:val="22"/>
          <w:u w:val="single"/>
        </w:rPr>
      </w:pPr>
      <w:r w:rsidRPr="008D0670">
        <w:rPr>
          <w:rFonts w:asciiTheme="majorHAnsi" w:eastAsia="Calibri" w:hAnsiTheme="majorHAnsi" w:cstheme="majorHAnsi"/>
          <w:b/>
          <w:bCs/>
          <w:sz w:val="22"/>
          <w:szCs w:val="22"/>
          <w:u w:val="single"/>
        </w:rPr>
        <w:t>Professional Experience</w:t>
      </w:r>
    </w:p>
    <w:p w14:paraId="3ED339EC" w14:textId="7D2D8635" w:rsidR="004F0B77" w:rsidRDefault="008D0670">
      <w:pPr>
        <w:pBdr>
          <w:top w:val="nil"/>
          <w:left w:val="nil"/>
          <w:bottom w:val="nil"/>
          <w:right w:val="nil"/>
          <w:between w:val="nil"/>
        </w:pBdr>
        <w:rPr>
          <w:rFonts w:asciiTheme="majorHAnsi" w:eastAsia="Calibri" w:hAnsiTheme="majorHAnsi" w:cstheme="majorHAnsi"/>
          <w:b/>
          <w:bCs/>
          <w:sz w:val="22"/>
          <w:szCs w:val="22"/>
        </w:rPr>
      </w:pPr>
      <w:r>
        <w:rPr>
          <w:rFonts w:asciiTheme="majorHAnsi" w:eastAsia="Calibri" w:hAnsiTheme="majorHAnsi" w:cstheme="majorHAnsi"/>
          <w:b/>
          <w:bCs/>
          <w:sz w:val="22"/>
          <w:szCs w:val="22"/>
        </w:rPr>
        <w:t xml:space="preserve">Client: </w:t>
      </w:r>
      <w:r w:rsidRPr="008D0670">
        <w:rPr>
          <w:rFonts w:asciiTheme="majorHAnsi" w:eastAsia="Calibri" w:hAnsiTheme="majorHAnsi" w:cstheme="majorHAnsi"/>
          <w:b/>
          <w:bCs/>
          <w:sz w:val="22"/>
          <w:szCs w:val="22"/>
        </w:rPr>
        <w:t>C</w:t>
      </w:r>
      <w:r>
        <w:rPr>
          <w:rFonts w:asciiTheme="majorHAnsi" w:eastAsia="Calibri" w:hAnsiTheme="majorHAnsi" w:cstheme="majorHAnsi"/>
          <w:b/>
          <w:bCs/>
          <w:sz w:val="22"/>
          <w:szCs w:val="22"/>
        </w:rPr>
        <w:t>itigroup</w:t>
      </w:r>
      <w:r w:rsidR="00172464" w:rsidRPr="008D0670">
        <w:rPr>
          <w:rFonts w:asciiTheme="majorHAnsi" w:eastAsia="Calibri" w:hAnsiTheme="majorHAnsi" w:cstheme="majorHAnsi"/>
          <w:b/>
          <w:bCs/>
          <w:color w:val="000000"/>
          <w:sz w:val="22"/>
          <w:szCs w:val="22"/>
        </w:rPr>
        <w:t xml:space="preserve"> </w:t>
      </w:r>
      <w:r w:rsidR="00172464" w:rsidRPr="008D0670">
        <w:rPr>
          <w:rFonts w:asciiTheme="majorHAnsi" w:eastAsia="Calibri" w:hAnsiTheme="majorHAnsi" w:cstheme="majorHAnsi"/>
          <w:b/>
          <w:bCs/>
          <w:color w:val="000000"/>
          <w:sz w:val="22"/>
          <w:szCs w:val="22"/>
        </w:rPr>
        <w:tab/>
      </w:r>
      <w:r w:rsidR="00172464" w:rsidRPr="008D0670">
        <w:rPr>
          <w:rFonts w:asciiTheme="majorHAnsi" w:eastAsia="Calibri" w:hAnsiTheme="majorHAnsi" w:cstheme="majorHAnsi"/>
          <w:b/>
          <w:bCs/>
          <w:color w:val="000000"/>
          <w:sz w:val="22"/>
          <w:szCs w:val="22"/>
        </w:rPr>
        <w:tab/>
      </w:r>
      <w:r w:rsidR="00172464" w:rsidRPr="008D0670">
        <w:rPr>
          <w:rFonts w:asciiTheme="majorHAnsi" w:eastAsia="Calibri" w:hAnsiTheme="majorHAnsi" w:cstheme="majorHAnsi"/>
          <w:b/>
          <w:bCs/>
          <w:color w:val="000000"/>
          <w:sz w:val="22"/>
          <w:szCs w:val="22"/>
        </w:rPr>
        <w:tab/>
      </w:r>
      <w:r w:rsidR="00172464" w:rsidRPr="008D0670">
        <w:rPr>
          <w:rFonts w:asciiTheme="majorHAnsi" w:eastAsia="Calibri" w:hAnsiTheme="majorHAnsi" w:cstheme="majorHAnsi"/>
          <w:b/>
          <w:bCs/>
          <w:color w:val="000000"/>
          <w:sz w:val="22"/>
          <w:szCs w:val="22"/>
        </w:rPr>
        <w:tab/>
      </w:r>
      <w:r w:rsidR="00172464" w:rsidRPr="008D0670">
        <w:rPr>
          <w:rFonts w:asciiTheme="majorHAnsi" w:eastAsia="Calibri" w:hAnsiTheme="majorHAnsi" w:cstheme="majorHAnsi"/>
          <w:b/>
          <w:bCs/>
          <w:color w:val="000000"/>
          <w:sz w:val="22"/>
          <w:szCs w:val="22"/>
        </w:rPr>
        <w:tab/>
      </w:r>
      <w:r w:rsidR="00172464" w:rsidRPr="008D0670">
        <w:rPr>
          <w:rFonts w:asciiTheme="majorHAnsi" w:eastAsia="Calibri" w:hAnsiTheme="majorHAnsi" w:cstheme="majorHAnsi"/>
          <w:b/>
          <w:bCs/>
          <w:color w:val="000000"/>
          <w:sz w:val="22"/>
          <w:szCs w:val="22"/>
        </w:rPr>
        <w:tab/>
      </w:r>
      <w:r w:rsidR="00172464" w:rsidRPr="008D0670">
        <w:rPr>
          <w:rFonts w:asciiTheme="majorHAnsi" w:eastAsia="Calibri" w:hAnsiTheme="majorHAnsi" w:cstheme="majorHAnsi"/>
          <w:b/>
          <w:bCs/>
          <w:color w:val="000000"/>
          <w:sz w:val="22"/>
          <w:szCs w:val="22"/>
        </w:rPr>
        <w:tab/>
      </w:r>
      <w:r w:rsidR="00172464" w:rsidRPr="008D0670">
        <w:rPr>
          <w:rFonts w:asciiTheme="majorHAnsi" w:eastAsia="Calibri" w:hAnsiTheme="majorHAnsi" w:cstheme="majorHAnsi"/>
          <w:b/>
          <w:bCs/>
          <w:color w:val="000000"/>
          <w:sz w:val="22"/>
          <w:szCs w:val="22"/>
        </w:rPr>
        <w:tab/>
      </w:r>
      <w:r>
        <w:rPr>
          <w:rFonts w:asciiTheme="majorHAnsi" w:eastAsia="Calibri" w:hAnsiTheme="majorHAnsi" w:cstheme="majorHAnsi"/>
          <w:b/>
          <w:bCs/>
          <w:color w:val="000000"/>
          <w:sz w:val="22"/>
          <w:szCs w:val="22"/>
        </w:rPr>
        <w:t xml:space="preserve">                                    </w:t>
      </w:r>
      <w:r w:rsidRPr="008D0670">
        <w:rPr>
          <w:rFonts w:asciiTheme="majorHAnsi" w:eastAsia="Calibri" w:hAnsiTheme="majorHAnsi" w:cstheme="majorHAnsi"/>
          <w:b/>
          <w:bCs/>
          <w:sz w:val="22"/>
          <w:szCs w:val="22"/>
        </w:rPr>
        <w:t xml:space="preserve">Feb </w:t>
      </w:r>
      <w:r w:rsidRPr="008D0670">
        <w:rPr>
          <w:rFonts w:asciiTheme="majorHAnsi" w:eastAsia="Calibri" w:hAnsiTheme="majorHAnsi" w:cstheme="majorHAnsi"/>
          <w:b/>
          <w:bCs/>
          <w:color w:val="000000"/>
          <w:sz w:val="22"/>
          <w:szCs w:val="22"/>
        </w:rPr>
        <w:t>2023</w:t>
      </w:r>
      <w:r w:rsidR="00172464" w:rsidRPr="008D0670">
        <w:rPr>
          <w:rFonts w:asciiTheme="majorHAnsi" w:eastAsia="Calibri" w:hAnsiTheme="majorHAnsi" w:cstheme="majorHAnsi"/>
          <w:b/>
          <w:bCs/>
          <w:color w:val="000000"/>
          <w:sz w:val="22"/>
          <w:szCs w:val="22"/>
        </w:rPr>
        <w:t xml:space="preserve"> – Present</w:t>
      </w:r>
      <w:r w:rsidR="00172464" w:rsidRPr="008D0670">
        <w:rPr>
          <w:rFonts w:asciiTheme="majorHAnsi" w:eastAsia="Calibri" w:hAnsiTheme="majorHAnsi" w:cstheme="majorHAnsi"/>
          <w:b/>
          <w:bCs/>
          <w:color w:val="000000"/>
          <w:sz w:val="22"/>
          <w:szCs w:val="22"/>
        </w:rPr>
        <w:br/>
      </w:r>
      <w:r>
        <w:rPr>
          <w:rFonts w:asciiTheme="majorHAnsi" w:eastAsia="Calibri" w:hAnsiTheme="majorHAnsi" w:cstheme="majorHAnsi"/>
          <w:b/>
          <w:bCs/>
          <w:sz w:val="22"/>
          <w:szCs w:val="22"/>
        </w:rPr>
        <w:t xml:space="preserve">Role: </w:t>
      </w:r>
      <w:r w:rsidR="00172464" w:rsidRPr="008D0670">
        <w:rPr>
          <w:rFonts w:asciiTheme="majorHAnsi" w:eastAsia="Calibri" w:hAnsiTheme="majorHAnsi" w:cstheme="majorHAnsi"/>
          <w:b/>
          <w:bCs/>
          <w:sz w:val="22"/>
          <w:szCs w:val="22"/>
        </w:rPr>
        <w:t>AI Automation Architect</w:t>
      </w:r>
    </w:p>
    <w:p w14:paraId="3477DDFD" w14:textId="77777777" w:rsidR="008D0670" w:rsidRDefault="008D0670">
      <w:pPr>
        <w:pBdr>
          <w:top w:val="nil"/>
          <w:left w:val="nil"/>
          <w:bottom w:val="nil"/>
          <w:right w:val="nil"/>
          <w:between w:val="nil"/>
        </w:pBdr>
        <w:rPr>
          <w:rFonts w:asciiTheme="majorHAnsi" w:eastAsia="Calibri" w:hAnsiTheme="majorHAnsi" w:cstheme="majorHAnsi"/>
          <w:b/>
          <w:bCs/>
          <w:sz w:val="22"/>
          <w:szCs w:val="22"/>
        </w:rPr>
      </w:pPr>
    </w:p>
    <w:p w14:paraId="1753A4A0" w14:textId="5FDC14B2" w:rsidR="008D0670" w:rsidRPr="008D0670" w:rsidRDefault="008D0670">
      <w:pPr>
        <w:pBdr>
          <w:top w:val="nil"/>
          <w:left w:val="nil"/>
          <w:bottom w:val="nil"/>
          <w:right w:val="nil"/>
          <w:between w:val="nil"/>
        </w:pBdr>
        <w:rPr>
          <w:rFonts w:asciiTheme="majorHAnsi" w:eastAsia="Calibri" w:hAnsiTheme="majorHAnsi" w:cstheme="majorHAnsi"/>
          <w:b/>
          <w:bCs/>
          <w:sz w:val="22"/>
          <w:szCs w:val="22"/>
          <w:u w:val="single"/>
        </w:rPr>
      </w:pPr>
      <w:r w:rsidRPr="008D0670">
        <w:rPr>
          <w:rFonts w:asciiTheme="majorHAnsi" w:eastAsia="Calibri" w:hAnsiTheme="majorHAnsi" w:cstheme="majorHAnsi"/>
          <w:b/>
          <w:bCs/>
          <w:sz w:val="22"/>
          <w:szCs w:val="22"/>
          <w:u w:val="single"/>
        </w:rPr>
        <w:t>Responsibilities</w:t>
      </w:r>
    </w:p>
    <w:p w14:paraId="4861D6B2" w14:textId="77777777" w:rsidR="004F0B77" w:rsidRPr="008D0670" w:rsidRDefault="00172464" w:rsidP="008D0670">
      <w:pPr>
        <w:numPr>
          <w:ilvl w:val="0"/>
          <w:numId w:val="10"/>
        </w:numPr>
        <w:pBdr>
          <w:top w:val="nil"/>
          <w:left w:val="nil"/>
          <w:bottom w:val="nil"/>
          <w:right w:val="nil"/>
          <w:between w:val="nil"/>
        </w:pBdr>
        <w:jc w:val="both"/>
        <w:rPr>
          <w:rFonts w:asciiTheme="majorHAnsi" w:eastAsia="Calibri" w:hAnsiTheme="majorHAnsi" w:cstheme="majorHAnsi"/>
          <w:color w:val="000000"/>
          <w:sz w:val="22"/>
          <w:szCs w:val="22"/>
        </w:rPr>
      </w:pPr>
      <w:r w:rsidRPr="008D0670">
        <w:rPr>
          <w:rFonts w:asciiTheme="majorHAnsi" w:eastAsia="Calibri" w:hAnsiTheme="majorHAnsi" w:cstheme="majorHAnsi"/>
          <w:color w:val="000000"/>
          <w:sz w:val="22"/>
          <w:szCs w:val="22"/>
        </w:rPr>
        <w:t>Extracted and analyzed relevant pages and data to form the basis for automated testing within the TestGrid CoTester platform</w:t>
      </w:r>
    </w:p>
    <w:p w14:paraId="6C763AD6" w14:textId="77777777" w:rsidR="004F0B77" w:rsidRPr="008D0670" w:rsidRDefault="00172464" w:rsidP="008D0670">
      <w:pPr>
        <w:numPr>
          <w:ilvl w:val="0"/>
          <w:numId w:val="10"/>
        </w:numPr>
        <w:rPr>
          <w:rFonts w:asciiTheme="majorHAnsi" w:hAnsiTheme="majorHAnsi" w:cstheme="majorHAnsi"/>
          <w:sz w:val="22"/>
          <w:szCs w:val="22"/>
        </w:rPr>
      </w:pPr>
      <w:r w:rsidRPr="008D0670">
        <w:rPr>
          <w:rFonts w:asciiTheme="majorHAnsi" w:eastAsia="Calibri" w:hAnsiTheme="majorHAnsi" w:cstheme="majorHAnsi"/>
          <w:sz w:val="22"/>
          <w:szCs w:val="22"/>
        </w:rPr>
        <w:t>Integrated LLMs (OpenAI, Claude, Gemini) to auto-generate code snippets and test cases, reducing manual test scripting by 40%.</w:t>
      </w:r>
    </w:p>
    <w:p w14:paraId="0EBC0B39" w14:textId="77777777" w:rsidR="004F0B77" w:rsidRPr="008D0670" w:rsidRDefault="00172464" w:rsidP="008D0670">
      <w:pPr>
        <w:numPr>
          <w:ilvl w:val="0"/>
          <w:numId w:val="10"/>
        </w:numPr>
        <w:rPr>
          <w:rFonts w:asciiTheme="majorHAnsi" w:hAnsiTheme="majorHAnsi" w:cstheme="majorHAnsi"/>
          <w:sz w:val="22"/>
          <w:szCs w:val="22"/>
        </w:rPr>
      </w:pPr>
      <w:r w:rsidRPr="008D0670">
        <w:rPr>
          <w:rFonts w:asciiTheme="majorHAnsi" w:eastAsia="Calibri" w:hAnsiTheme="majorHAnsi" w:cstheme="majorHAnsi"/>
          <w:sz w:val="22"/>
          <w:szCs w:val="22"/>
        </w:rPr>
        <w:t>Built AI-assisted pipelines to transform business requirements into automated functional and regression test suites.</w:t>
      </w:r>
    </w:p>
    <w:p w14:paraId="5F073756" w14:textId="77777777" w:rsidR="004F0B77" w:rsidRPr="008D0670" w:rsidRDefault="00172464" w:rsidP="008D0670">
      <w:pPr>
        <w:numPr>
          <w:ilvl w:val="0"/>
          <w:numId w:val="10"/>
        </w:numPr>
        <w:rPr>
          <w:rFonts w:asciiTheme="majorHAnsi" w:eastAsia="Calibri" w:hAnsiTheme="majorHAnsi" w:cstheme="majorHAnsi"/>
          <w:sz w:val="22"/>
          <w:szCs w:val="22"/>
        </w:rPr>
      </w:pPr>
      <w:r w:rsidRPr="008D0670">
        <w:rPr>
          <w:rFonts w:asciiTheme="majorHAnsi" w:eastAsia="Calibri" w:hAnsiTheme="majorHAnsi" w:cstheme="majorHAnsi"/>
          <w:sz w:val="22"/>
          <w:szCs w:val="22"/>
        </w:rPr>
        <w:t>Designed, implemented, and maintained scalable automation frameworks using Selenium and Playwright with BDD (Cucumber).</w:t>
      </w:r>
    </w:p>
    <w:p w14:paraId="32E2CFD6" w14:textId="77777777" w:rsidR="004F0B77" w:rsidRPr="008D0670" w:rsidRDefault="00172464" w:rsidP="008D0670">
      <w:pPr>
        <w:numPr>
          <w:ilvl w:val="0"/>
          <w:numId w:val="10"/>
        </w:numPr>
        <w:rPr>
          <w:rFonts w:asciiTheme="majorHAnsi" w:eastAsia="Calibri" w:hAnsiTheme="majorHAnsi" w:cstheme="majorHAnsi"/>
          <w:sz w:val="22"/>
          <w:szCs w:val="22"/>
        </w:rPr>
      </w:pPr>
      <w:r w:rsidRPr="008D0670">
        <w:rPr>
          <w:rFonts w:asciiTheme="majorHAnsi" w:eastAsia="Calibri" w:hAnsiTheme="majorHAnsi" w:cstheme="majorHAnsi"/>
          <w:sz w:val="22"/>
          <w:szCs w:val="22"/>
        </w:rPr>
        <w:t>Improved test execution efficiency and coverage with parallelized, multi-threaded CI/CD pipelines.</w:t>
      </w:r>
    </w:p>
    <w:p w14:paraId="424C064E" w14:textId="77777777" w:rsidR="004F0B77" w:rsidRPr="008D0670" w:rsidRDefault="00172464" w:rsidP="008D0670">
      <w:pPr>
        <w:numPr>
          <w:ilvl w:val="0"/>
          <w:numId w:val="10"/>
        </w:numPr>
        <w:rPr>
          <w:rFonts w:asciiTheme="majorHAnsi" w:eastAsia="Calibri" w:hAnsiTheme="majorHAnsi" w:cstheme="majorHAnsi"/>
          <w:sz w:val="22"/>
          <w:szCs w:val="22"/>
        </w:rPr>
      </w:pPr>
      <w:r w:rsidRPr="008D0670">
        <w:rPr>
          <w:rFonts w:asciiTheme="majorHAnsi" w:eastAsia="Calibri" w:hAnsiTheme="majorHAnsi" w:cstheme="majorHAnsi"/>
          <w:sz w:val="22"/>
          <w:szCs w:val="22"/>
        </w:rPr>
        <w:t>Developed PL/SQL scripts for backend validation and reconciliation.</w:t>
      </w:r>
    </w:p>
    <w:p w14:paraId="799AB5B3" w14:textId="77777777" w:rsidR="004F0B77" w:rsidRPr="008D0670" w:rsidRDefault="00172464" w:rsidP="008D0670">
      <w:pPr>
        <w:numPr>
          <w:ilvl w:val="0"/>
          <w:numId w:val="10"/>
        </w:numPr>
        <w:rPr>
          <w:rFonts w:asciiTheme="majorHAnsi" w:eastAsia="Calibri" w:hAnsiTheme="majorHAnsi" w:cstheme="majorHAnsi"/>
          <w:sz w:val="22"/>
          <w:szCs w:val="22"/>
        </w:rPr>
      </w:pPr>
      <w:r w:rsidRPr="008D0670">
        <w:rPr>
          <w:rFonts w:asciiTheme="majorHAnsi" w:eastAsia="Calibri" w:hAnsiTheme="majorHAnsi" w:cstheme="majorHAnsi"/>
          <w:sz w:val="22"/>
          <w:szCs w:val="22"/>
        </w:rPr>
        <w:t>Collaborated with manual testers, developers, and client SMEs to map business rules to automated test scenarios</w:t>
      </w:r>
    </w:p>
    <w:p w14:paraId="3F398C4A" w14:textId="77777777" w:rsidR="004F0B77" w:rsidRPr="008D0670" w:rsidRDefault="00172464" w:rsidP="008D0670">
      <w:pPr>
        <w:numPr>
          <w:ilvl w:val="0"/>
          <w:numId w:val="10"/>
        </w:numPr>
        <w:rPr>
          <w:rFonts w:asciiTheme="majorHAnsi" w:eastAsia="Calibri" w:hAnsiTheme="majorHAnsi" w:cstheme="majorHAnsi"/>
          <w:sz w:val="22"/>
          <w:szCs w:val="22"/>
        </w:rPr>
      </w:pPr>
      <w:r w:rsidRPr="008D0670">
        <w:rPr>
          <w:rFonts w:asciiTheme="majorHAnsi" w:eastAsia="Calibri" w:hAnsiTheme="majorHAnsi" w:cstheme="majorHAnsi"/>
          <w:sz w:val="22"/>
          <w:szCs w:val="22"/>
        </w:rPr>
        <w:t>Tracked automation progress, risks, and CI/CD execution health across multiple projects.</w:t>
      </w:r>
    </w:p>
    <w:p w14:paraId="1DC7BAE4" w14:textId="77777777" w:rsidR="004F0B77" w:rsidRPr="008D0670" w:rsidRDefault="00172464" w:rsidP="008D0670">
      <w:pPr>
        <w:numPr>
          <w:ilvl w:val="0"/>
          <w:numId w:val="10"/>
        </w:numPr>
        <w:rPr>
          <w:rFonts w:asciiTheme="majorHAnsi" w:eastAsia="Calibri" w:hAnsiTheme="majorHAnsi" w:cstheme="majorHAnsi"/>
          <w:sz w:val="22"/>
          <w:szCs w:val="22"/>
        </w:rPr>
      </w:pPr>
      <w:r w:rsidRPr="008D0670">
        <w:rPr>
          <w:rFonts w:asciiTheme="majorHAnsi" w:eastAsia="Calibri" w:hAnsiTheme="majorHAnsi" w:cstheme="majorHAnsi"/>
          <w:sz w:val="22"/>
          <w:szCs w:val="22"/>
        </w:rPr>
        <w:t>Prepared dashboards and metrics reporting for executives, demonstrating automation ROI and efficiency gains.</w:t>
      </w:r>
    </w:p>
    <w:p w14:paraId="125985A9" w14:textId="77777777" w:rsidR="004F0B77" w:rsidRPr="008D0670" w:rsidRDefault="00172464" w:rsidP="008D0670">
      <w:pPr>
        <w:numPr>
          <w:ilvl w:val="0"/>
          <w:numId w:val="10"/>
        </w:numPr>
        <w:rPr>
          <w:rFonts w:asciiTheme="majorHAnsi" w:eastAsia="Calibri" w:hAnsiTheme="majorHAnsi" w:cstheme="majorHAnsi"/>
          <w:sz w:val="22"/>
          <w:szCs w:val="22"/>
        </w:rPr>
      </w:pPr>
      <w:r w:rsidRPr="008D0670">
        <w:rPr>
          <w:rFonts w:asciiTheme="majorHAnsi" w:eastAsia="Calibri" w:hAnsiTheme="majorHAnsi" w:cstheme="majorHAnsi"/>
          <w:sz w:val="22"/>
          <w:szCs w:val="22"/>
        </w:rPr>
        <w:t>Facilitated communication with clients to resolve issues and align automation outputs with business needs.</w:t>
      </w:r>
    </w:p>
    <w:p w14:paraId="0F696D27" w14:textId="77777777" w:rsidR="004F0B77" w:rsidRPr="008D0670" w:rsidRDefault="00172464" w:rsidP="008D0670">
      <w:pPr>
        <w:numPr>
          <w:ilvl w:val="0"/>
          <w:numId w:val="10"/>
        </w:numPr>
        <w:pBdr>
          <w:top w:val="nil"/>
          <w:left w:val="nil"/>
          <w:bottom w:val="nil"/>
          <w:right w:val="nil"/>
          <w:between w:val="nil"/>
        </w:pBdr>
        <w:jc w:val="both"/>
        <w:rPr>
          <w:rFonts w:asciiTheme="majorHAnsi" w:eastAsia="Calibri" w:hAnsiTheme="majorHAnsi" w:cstheme="majorHAnsi"/>
          <w:color w:val="000000"/>
          <w:sz w:val="22"/>
          <w:szCs w:val="22"/>
        </w:rPr>
      </w:pPr>
      <w:r w:rsidRPr="008D0670">
        <w:rPr>
          <w:rFonts w:asciiTheme="majorHAnsi" w:eastAsia="Calibri" w:hAnsiTheme="majorHAnsi" w:cstheme="majorHAnsi"/>
          <w:color w:val="000000"/>
          <w:sz w:val="22"/>
          <w:szCs w:val="22"/>
        </w:rPr>
        <w:t>Integrated CoTester with Continuous Integration/Continuous Deployment pipelines to enable seamless automated Testing.</w:t>
      </w:r>
    </w:p>
    <w:p w14:paraId="5A8D32F4" w14:textId="515D5388" w:rsidR="004F0B77" w:rsidRPr="008D0670" w:rsidRDefault="00172464" w:rsidP="008D0670">
      <w:pPr>
        <w:numPr>
          <w:ilvl w:val="0"/>
          <w:numId w:val="10"/>
        </w:numPr>
        <w:pBdr>
          <w:top w:val="nil"/>
          <w:left w:val="nil"/>
          <w:bottom w:val="nil"/>
          <w:right w:val="nil"/>
          <w:between w:val="nil"/>
        </w:pBdr>
        <w:jc w:val="both"/>
        <w:rPr>
          <w:rFonts w:asciiTheme="majorHAnsi" w:eastAsia="Calibri" w:hAnsiTheme="majorHAnsi" w:cstheme="majorHAnsi"/>
          <w:color w:val="000000"/>
          <w:sz w:val="22"/>
          <w:szCs w:val="22"/>
        </w:rPr>
      </w:pPr>
      <w:r w:rsidRPr="008D0670">
        <w:rPr>
          <w:rFonts w:asciiTheme="majorHAnsi" w:eastAsia="Calibri" w:hAnsiTheme="majorHAnsi" w:cstheme="majorHAnsi"/>
          <w:sz w:val="22"/>
          <w:szCs w:val="22"/>
        </w:rPr>
        <w:t>Architected AI-</w:t>
      </w:r>
      <w:r w:rsidR="008D0670" w:rsidRPr="008D0670">
        <w:rPr>
          <w:rFonts w:asciiTheme="majorHAnsi" w:eastAsia="Calibri" w:hAnsiTheme="majorHAnsi" w:cstheme="majorHAnsi"/>
          <w:sz w:val="22"/>
          <w:szCs w:val="22"/>
        </w:rPr>
        <w:t>powered</w:t>
      </w:r>
      <w:r w:rsidRPr="008D0670">
        <w:rPr>
          <w:rFonts w:asciiTheme="majorHAnsi" w:eastAsia="Calibri" w:hAnsiTheme="majorHAnsi" w:cstheme="majorHAnsi"/>
          <w:sz w:val="22"/>
          <w:szCs w:val="22"/>
        </w:rPr>
        <w:t xml:space="preserve"> frameworks integrating LLMs (OpenAI/Gemini) to auto-generate test cases and code scaffolding, reducing manual scripting effort by 40%.</w:t>
      </w:r>
    </w:p>
    <w:p w14:paraId="75E8A6E9" w14:textId="77777777" w:rsidR="004F0B77" w:rsidRPr="008D0670" w:rsidRDefault="00172464" w:rsidP="008D0670">
      <w:pPr>
        <w:numPr>
          <w:ilvl w:val="0"/>
          <w:numId w:val="10"/>
        </w:numPr>
        <w:pBdr>
          <w:top w:val="nil"/>
          <w:left w:val="nil"/>
          <w:bottom w:val="nil"/>
          <w:right w:val="nil"/>
          <w:between w:val="nil"/>
        </w:pBdr>
        <w:jc w:val="both"/>
        <w:rPr>
          <w:rFonts w:asciiTheme="majorHAnsi" w:eastAsia="Calibri" w:hAnsiTheme="majorHAnsi" w:cstheme="majorHAnsi"/>
          <w:color w:val="000000"/>
          <w:sz w:val="22"/>
          <w:szCs w:val="22"/>
        </w:rPr>
      </w:pPr>
      <w:r w:rsidRPr="008D0670">
        <w:rPr>
          <w:rFonts w:asciiTheme="majorHAnsi" w:eastAsia="Calibri" w:hAnsiTheme="majorHAnsi" w:cstheme="majorHAnsi"/>
          <w:sz w:val="22"/>
          <w:szCs w:val="22"/>
        </w:rPr>
        <w:t>Designed and implemented scalable Selenium and Playwright frameworks using BDD (Cucumber), improving regression coverage and execution speed.</w:t>
      </w:r>
    </w:p>
    <w:p w14:paraId="7958248A" w14:textId="77777777" w:rsidR="004F0B77" w:rsidRPr="008D0670" w:rsidRDefault="00172464" w:rsidP="008D0670">
      <w:pPr>
        <w:numPr>
          <w:ilvl w:val="0"/>
          <w:numId w:val="10"/>
        </w:numPr>
        <w:pBdr>
          <w:top w:val="nil"/>
          <w:left w:val="nil"/>
          <w:bottom w:val="nil"/>
          <w:right w:val="nil"/>
          <w:between w:val="nil"/>
        </w:pBdr>
        <w:jc w:val="both"/>
        <w:rPr>
          <w:rFonts w:asciiTheme="majorHAnsi" w:eastAsia="Calibri" w:hAnsiTheme="majorHAnsi" w:cstheme="majorHAnsi"/>
          <w:color w:val="000000"/>
          <w:sz w:val="22"/>
          <w:szCs w:val="22"/>
        </w:rPr>
      </w:pPr>
      <w:r w:rsidRPr="008D0670">
        <w:rPr>
          <w:rFonts w:asciiTheme="majorHAnsi" w:eastAsia="Calibri" w:hAnsiTheme="majorHAnsi" w:cstheme="majorHAnsi"/>
          <w:sz w:val="22"/>
          <w:szCs w:val="22"/>
        </w:rPr>
        <w:t>Built multi-threaded CI/CD test execution pipelines, reducing build validation cycles by 35%.</w:t>
      </w:r>
    </w:p>
    <w:p w14:paraId="457EB18D" w14:textId="6D3FEC92" w:rsidR="004F0B77" w:rsidRPr="008D0670" w:rsidRDefault="00172464" w:rsidP="008D0670">
      <w:pPr>
        <w:numPr>
          <w:ilvl w:val="0"/>
          <w:numId w:val="10"/>
        </w:numPr>
        <w:pBdr>
          <w:top w:val="nil"/>
          <w:left w:val="nil"/>
          <w:bottom w:val="nil"/>
          <w:right w:val="nil"/>
          <w:between w:val="nil"/>
        </w:pBdr>
        <w:jc w:val="both"/>
        <w:rPr>
          <w:rFonts w:asciiTheme="majorHAnsi" w:eastAsia="Calibri" w:hAnsiTheme="majorHAnsi" w:cstheme="majorHAnsi"/>
          <w:color w:val="000000"/>
          <w:sz w:val="22"/>
          <w:szCs w:val="22"/>
        </w:rPr>
      </w:pPr>
      <w:r w:rsidRPr="008D0670">
        <w:rPr>
          <w:rFonts w:asciiTheme="majorHAnsi" w:eastAsia="Calibri" w:hAnsiTheme="majorHAnsi" w:cstheme="majorHAnsi"/>
          <w:sz w:val="22"/>
          <w:szCs w:val="22"/>
        </w:rPr>
        <w:t xml:space="preserve">Developed intelligent test case generation pipelines leveraging LLMs </w:t>
      </w:r>
      <w:r w:rsidR="008D0670" w:rsidRPr="008D0670">
        <w:rPr>
          <w:rFonts w:asciiTheme="majorHAnsi" w:eastAsia="Calibri" w:hAnsiTheme="majorHAnsi" w:cstheme="majorHAnsi"/>
          <w:sz w:val="22"/>
          <w:szCs w:val="22"/>
        </w:rPr>
        <w:t>for: Requirement-to-test</w:t>
      </w:r>
      <w:r w:rsidRPr="008D0670">
        <w:rPr>
          <w:rFonts w:asciiTheme="majorHAnsi" w:eastAsia="Calibri" w:hAnsiTheme="majorHAnsi" w:cstheme="majorHAnsi"/>
          <w:sz w:val="22"/>
          <w:szCs w:val="22"/>
        </w:rPr>
        <w:t xml:space="preserve"> </w:t>
      </w:r>
      <w:r w:rsidR="008D0670" w:rsidRPr="008D0670">
        <w:rPr>
          <w:rFonts w:asciiTheme="majorHAnsi" w:eastAsia="Calibri" w:hAnsiTheme="majorHAnsi" w:cstheme="majorHAnsi"/>
          <w:sz w:val="22"/>
          <w:szCs w:val="22"/>
        </w:rPr>
        <w:t>conversion, Negative</w:t>
      </w:r>
      <w:r w:rsidRPr="008D0670">
        <w:rPr>
          <w:rFonts w:asciiTheme="majorHAnsi" w:eastAsia="Calibri" w:hAnsiTheme="majorHAnsi" w:cstheme="majorHAnsi"/>
          <w:sz w:val="22"/>
          <w:szCs w:val="22"/>
        </w:rPr>
        <w:t xml:space="preserve"> test case synthesis, Edge case generation.</w:t>
      </w:r>
    </w:p>
    <w:p w14:paraId="286E4BF6" w14:textId="77777777" w:rsidR="004F0B77" w:rsidRPr="008D0670" w:rsidRDefault="00172464" w:rsidP="008D0670">
      <w:pPr>
        <w:numPr>
          <w:ilvl w:val="0"/>
          <w:numId w:val="10"/>
        </w:numPr>
        <w:pBdr>
          <w:top w:val="nil"/>
          <w:left w:val="nil"/>
          <w:bottom w:val="nil"/>
          <w:right w:val="nil"/>
          <w:between w:val="nil"/>
        </w:pBdr>
        <w:jc w:val="both"/>
        <w:rPr>
          <w:rFonts w:asciiTheme="majorHAnsi" w:eastAsia="Calibri" w:hAnsiTheme="majorHAnsi" w:cstheme="majorHAnsi"/>
          <w:color w:val="000000"/>
          <w:sz w:val="22"/>
          <w:szCs w:val="22"/>
        </w:rPr>
      </w:pPr>
      <w:r w:rsidRPr="008D0670">
        <w:rPr>
          <w:rFonts w:asciiTheme="majorHAnsi" w:eastAsia="Calibri" w:hAnsiTheme="majorHAnsi" w:cstheme="majorHAnsi"/>
          <w:sz w:val="22"/>
          <w:szCs w:val="22"/>
        </w:rPr>
        <w:t>Integrated automation pipelines with Git-based CI/CD systems enabling parallel execution and automated reporting.</w:t>
      </w:r>
    </w:p>
    <w:p w14:paraId="2A64D8C3" w14:textId="77777777" w:rsidR="004F0B77" w:rsidRPr="008D0670" w:rsidRDefault="00172464" w:rsidP="008D0670">
      <w:pPr>
        <w:numPr>
          <w:ilvl w:val="0"/>
          <w:numId w:val="10"/>
        </w:numPr>
        <w:pBdr>
          <w:top w:val="nil"/>
          <w:left w:val="nil"/>
          <w:bottom w:val="nil"/>
          <w:right w:val="nil"/>
          <w:between w:val="nil"/>
        </w:pBdr>
        <w:jc w:val="both"/>
        <w:rPr>
          <w:rFonts w:asciiTheme="majorHAnsi" w:eastAsia="Calibri" w:hAnsiTheme="majorHAnsi" w:cstheme="majorHAnsi"/>
          <w:color w:val="000000"/>
          <w:sz w:val="22"/>
          <w:szCs w:val="22"/>
        </w:rPr>
      </w:pPr>
      <w:r w:rsidRPr="008D0670">
        <w:rPr>
          <w:rFonts w:asciiTheme="majorHAnsi" w:eastAsia="Calibri" w:hAnsiTheme="majorHAnsi" w:cstheme="majorHAnsi"/>
          <w:sz w:val="22"/>
          <w:szCs w:val="22"/>
        </w:rPr>
        <w:t>Partnered with manual testers, developers, and client SMEs to understand domain requirements and translate them into automated scenarios.</w:t>
      </w:r>
    </w:p>
    <w:p w14:paraId="79DC73BF" w14:textId="483C9910" w:rsidR="004F0B77" w:rsidRPr="008D0670" w:rsidRDefault="00172464" w:rsidP="008D0670">
      <w:pPr>
        <w:numPr>
          <w:ilvl w:val="0"/>
          <w:numId w:val="10"/>
        </w:numPr>
        <w:pBdr>
          <w:top w:val="nil"/>
          <w:left w:val="nil"/>
          <w:bottom w:val="nil"/>
          <w:right w:val="nil"/>
          <w:between w:val="nil"/>
        </w:pBdr>
        <w:jc w:val="both"/>
        <w:rPr>
          <w:rFonts w:asciiTheme="majorHAnsi" w:eastAsia="Calibri" w:hAnsiTheme="majorHAnsi" w:cstheme="majorHAnsi"/>
          <w:color w:val="000000"/>
          <w:sz w:val="22"/>
          <w:szCs w:val="22"/>
        </w:rPr>
      </w:pPr>
      <w:r w:rsidRPr="008D0670">
        <w:rPr>
          <w:rFonts w:asciiTheme="majorHAnsi" w:eastAsia="Calibri" w:hAnsiTheme="majorHAnsi" w:cstheme="majorHAnsi"/>
          <w:sz w:val="22"/>
          <w:szCs w:val="22"/>
        </w:rPr>
        <w:t xml:space="preserve">Designed PL/SQL validation scripts for backend data verification and </w:t>
      </w:r>
      <w:r w:rsidR="008D0670" w:rsidRPr="008D0670">
        <w:rPr>
          <w:rFonts w:asciiTheme="majorHAnsi" w:eastAsia="Calibri" w:hAnsiTheme="majorHAnsi" w:cstheme="majorHAnsi"/>
          <w:sz w:val="22"/>
          <w:szCs w:val="22"/>
        </w:rPr>
        <w:t>reconciliation. Established</w:t>
      </w:r>
      <w:r w:rsidRPr="008D0670">
        <w:rPr>
          <w:rFonts w:asciiTheme="majorHAnsi" w:eastAsia="Calibri" w:hAnsiTheme="majorHAnsi" w:cstheme="majorHAnsi"/>
          <w:sz w:val="22"/>
          <w:szCs w:val="22"/>
        </w:rPr>
        <w:t xml:space="preserve"> quality metrics dashboards tracking: Automation </w:t>
      </w:r>
      <w:r w:rsidR="008D0670" w:rsidRPr="008D0670">
        <w:rPr>
          <w:rFonts w:asciiTheme="majorHAnsi" w:eastAsia="Calibri" w:hAnsiTheme="majorHAnsi" w:cstheme="majorHAnsi"/>
          <w:sz w:val="22"/>
          <w:szCs w:val="22"/>
        </w:rPr>
        <w:t>coverage, Defect</w:t>
      </w:r>
      <w:r w:rsidRPr="008D0670">
        <w:rPr>
          <w:rFonts w:asciiTheme="majorHAnsi" w:eastAsia="Calibri" w:hAnsiTheme="majorHAnsi" w:cstheme="majorHAnsi"/>
          <w:sz w:val="22"/>
          <w:szCs w:val="22"/>
        </w:rPr>
        <w:t xml:space="preserve"> </w:t>
      </w:r>
      <w:r w:rsidR="008D0670" w:rsidRPr="008D0670">
        <w:rPr>
          <w:rFonts w:asciiTheme="majorHAnsi" w:eastAsia="Calibri" w:hAnsiTheme="majorHAnsi" w:cstheme="majorHAnsi"/>
          <w:sz w:val="22"/>
          <w:szCs w:val="22"/>
        </w:rPr>
        <w:t>leakage, Execution</w:t>
      </w:r>
      <w:r w:rsidRPr="008D0670">
        <w:rPr>
          <w:rFonts w:asciiTheme="majorHAnsi" w:eastAsia="Calibri" w:hAnsiTheme="majorHAnsi" w:cstheme="majorHAnsi"/>
          <w:sz w:val="22"/>
          <w:szCs w:val="22"/>
        </w:rPr>
        <w:t xml:space="preserve"> time </w:t>
      </w:r>
      <w:r w:rsidR="008D0670" w:rsidRPr="008D0670">
        <w:rPr>
          <w:rFonts w:asciiTheme="majorHAnsi" w:eastAsia="Calibri" w:hAnsiTheme="majorHAnsi" w:cstheme="majorHAnsi"/>
          <w:sz w:val="22"/>
          <w:szCs w:val="22"/>
        </w:rPr>
        <w:t>reduction, ROI</w:t>
      </w:r>
      <w:r w:rsidRPr="008D0670">
        <w:rPr>
          <w:rFonts w:asciiTheme="majorHAnsi" w:eastAsia="Calibri" w:hAnsiTheme="majorHAnsi" w:cstheme="majorHAnsi"/>
          <w:sz w:val="22"/>
          <w:szCs w:val="22"/>
        </w:rPr>
        <w:t xml:space="preserve"> from AI-assisted </w:t>
      </w:r>
      <w:r w:rsidR="008D0670" w:rsidRPr="008D0670">
        <w:rPr>
          <w:rFonts w:asciiTheme="majorHAnsi" w:eastAsia="Calibri" w:hAnsiTheme="majorHAnsi" w:cstheme="majorHAnsi"/>
          <w:sz w:val="22"/>
          <w:szCs w:val="22"/>
        </w:rPr>
        <w:t>automation. Presented</w:t>
      </w:r>
      <w:r w:rsidRPr="008D0670">
        <w:rPr>
          <w:rFonts w:asciiTheme="majorHAnsi" w:eastAsia="Calibri" w:hAnsiTheme="majorHAnsi" w:cstheme="majorHAnsi"/>
          <w:sz w:val="22"/>
          <w:szCs w:val="22"/>
        </w:rPr>
        <w:t xml:space="preserve"> automation maturity roadmap and AI adoption strategy to leadership and clients.</w:t>
      </w:r>
    </w:p>
    <w:p w14:paraId="19516E76" w14:textId="77777777" w:rsidR="004F0B77" w:rsidRPr="008D0670" w:rsidRDefault="00172464" w:rsidP="008D0670">
      <w:pPr>
        <w:numPr>
          <w:ilvl w:val="0"/>
          <w:numId w:val="10"/>
        </w:numPr>
        <w:jc w:val="both"/>
        <w:rPr>
          <w:rFonts w:asciiTheme="majorHAnsi" w:eastAsia="Calibri" w:hAnsiTheme="majorHAnsi" w:cstheme="majorHAnsi"/>
          <w:sz w:val="22"/>
          <w:szCs w:val="22"/>
        </w:rPr>
      </w:pPr>
      <w:r w:rsidRPr="008D0670">
        <w:rPr>
          <w:rFonts w:asciiTheme="majorHAnsi" w:eastAsia="Calibri" w:hAnsiTheme="majorHAnsi" w:cstheme="majorHAnsi"/>
          <w:sz w:val="22"/>
          <w:szCs w:val="22"/>
        </w:rPr>
        <w:t xml:space="preserve">Designed and deployed enterprise-grade AI solutions using </w:t>
      </w:r>
      <w:r w:rsidRPr="008D0670">
        <w:rPr>
          <w:rFonts w:asciiTheme="majorHAnsi" w:eastAsia="Calibri" w:hAnsiTheme="majorHAnsi" w:cstheme="majorHAnsi"/>
          <w:b/>
          <w:bCs/>
          <w:sz w:val="22"/>
          <w:szCs w:val="22"/>
        </w:rPr>
        <w:t>Azure OpenAI and LangChain</w:t>
      </w:r>
      <w:r w:rsidRPr="008D0670">
        <w:rPr>
          <w:rFonts w:asciiTheme="majorHAnsi" w:eastAsia="Calibri" w:hAnsiTheme="majorHAnsi" w:cstheme="majorHAnsi"/>
          <w:sz w:val="22"/>
          <w:szCs w:val="22"/>
        </w:rPr>
        <w:t>, implementing RAG pipelines with vector embeddings and semantic retrieval.</w:t>
      </w:r>
    </w:p>
    <w:p w14:paraId="640752F2" w14:textId="77777777" w:rsidR="004F0B77" w:rsidRPr="008D0670" w:rsidRDefault="00172464" w:rsidP="008D0670">
      <w:pPr>
        <w:numPr>
          <w:ilvl w:val="0"/>
          <w:numId w:val="10"/>
        </w:numPr>
        <w:jc w:val="both"/>
        <w:rPr>
          <w:rFonts w:asciiTheme="majorHAnsi" w:eastAsia="Calibri" w:hAnsiTheme="majorHAnsi" w:cstheme="majorHAnsi"/>
          <w:sz w:val="22"/>
          <w:szCs w:val="22"/>
        </w:rPr>
      </w:pPr>
      <w:r w:rsidRPr="008D0670">
        <w:rPr>
          <w:rFonts w:asciiTheme="majorHAnsi" w:eastAsia="Calibri" w:hAnsiTheme="majorHAnsi" w:cstheme="majorHAnsi"/>
          <w:sz w:val="22"/>
          <w:szCs w:val="22"/>
        </w:rPr>
        <w:t xml:space="preserve">Built multi-step </w:t>
      </w:r>
      <w:r w:rsidRPr="008D0670">
        <w:rPr>
          <w:rFonts w:asciiTheme="majorHAnsi" w:eastAsia="Calibri" w:hAnsiTheme="majorHAnsi" w:cstheme="majorHAnsi"/>
          <w:b/>
          <w:bCs/>
          <w:sz w:val="22"/>
          <w:szCs w:val="22"/>
        </w:rPr>
        <w:t>agentic workflows</w:t>
      </w:r>
      <w:r w:rsidRPr="008D0670">
        <w:rPr>
          <w:rFonts w:asciiTheme="majorHAnsi" w:eastAsia="Calibri" w:hAnsiTheme="majorHAnsi" w:cstheme="majorHAnsi"/>
          <w:sz w:val="22"/>
          <w:szCs w:val="22"/>
        </w:rPr>
        <w:t xml:space="preserve"> using LangGraph to automate knowledge retrieval, reasoning, and task orchestration.</w:t>
      </w:r>
    </w:p>
    <w:p w14:paraId="080602F5" w14:textId="77777777" w:rsidR="004F0B77" w:rsidRPr="008D0670" w:rsidRDefault="00172464" w:rsidP="008D0670">
      <w:pPr>
        <w:numPr>
          <w:ilvl w:val="0"/>
          <w:numId w:val="10"/>
        </w:numPr>
        <w:jc w:val="both"/>
        <w:rPr>
          <w:rFonts w:asciiTheme="majorHAnsi" w:eastAsia="Calibri" w:hAnsiTheme="majorHAnsi" w:cstheme="majorHAnsi"/>
          <w:sz w:val="22"/>
          <w:szCs w:val="22"/>
        </w:rPr>
      </w:pPr>
      <w:r w:rsidRPr="008D0670">
        <w:rPr>
          <w:rFonts w:asciiTheme="majorHAnsi" w:eastAsia="Calibri" w:hAnsiTheme="majorHAnsi" w:cstheme="majorHAnsi"/>
          <w:sz w:val="22"/>
          <w:szCs w:val="22"/>
        </w:rPr>
        <w:t xml:space="preserve">Developed backend orchestration services in </w:t>
      </w:r>
      <w:r w:rsidRPr="008D0670">
        <w:rPr>
          <w:rFonts w:asciiTheme="majorHAnsi" w:eastAsia="Calibri" w:hAnsiTheme="majorHAnsi" w:cstheme="majorHAnsi"/>
          <w:b/>
          <w:bCs/>
          <w:sz w:val="22"/>
          <w:szCs w:val="22"/>
        </w:rPr>
        <w:t>Python</w:t>
      </w:r>
      <w:r w:rsidRPr="008D0670">
        <w:rPr>
          <w:rFonts w:asciiTheme="majorHAnsi" w:eastAsia="Calibri" w:hAnsiTheme="majorHAnsi" w:cstheme="majorHAnsi"/>
          <w:sz w:val="22"/>
          <w:szCs w:val="22"/>
        </w:rPr>
        <w:t xml:space="preserve"> to manage LLM calls, tool usage, memory, and contextual state handling.</w:t>
      </w:r>
    </w:p>
    <w:p w14:paraId="69AC19D6" w14:textId="77777777" w:rsidR="004F0B77" w:rsidRPr="008D0670" w:rsidRDefault="00172464" w:rsidP="008D0670">
      <w:pPr>
        <w:numPr>
          <w:ilvl w:val="0"/>
          <w:numId w:val="10"/>
        </w:numPr>
        <w:jc w:val="both"/>
        <w:rPr>
          <w:rFonts w:asciiTheme="majorHAnsi" w:eastAsia="Calibri" w:hAnsiTheme="majorHAnsi" w:cstheme="majorHAnsi"/>
          <w:sz w:val="22"/>
          <w:szCs w:val="22"/>
        </w:rPr>
      </w:pPr>
      <w:r w:rsidRPr="008D0670">
        <w:rPr>
          <w:rFonts w:asciiTheme="majorHAnsi" w:eastAsia="Calibri" w:hAnsiTheme="majorHAnsi" w:cstheme="majorHAnsi"/>
          <w:sz w:val="22"/>
          <w:szCs w:val="22"/>
        </w:rPr>
        <w:t>Implemented prompt engineering frameworks to improve response accuracy, latency, and cost optimization.</w:t>
      </w:r>
    </w:p>
    <w:p w14:paraId="0A6826B9" w14:textId="77777777" w:rsidR="004F0B77" w:rsidRPr="008D0670" w:rsidRDefault="00172464" w:rsidP="008D0670">
      <w:pPr>
        <w:numPr>
          <w:ilvl w:val="0"/>
          <w:numId w:val="10"/>
        </w:numPr>
        <w:jc w:val="both"/>
        <w:rPr>
          <w:rFonts w:asciiTheme="majorHAnsi" w:eastAsia="Calibri" w:hAnsiTheme="majorHAnsi" w:cstheme="majorHAnsi"/>
          <w:sz w:val="22"/>
          <w:szCs w:val="22"/>
        </w:rPr>
      </w:pPr>
      <w:r w:rsidRPr="008D0670">
        <w:rPr>
          <w:rFonts w:asciiTheme="majorHAnsi" w:eastAsia="Calibri" w:hAnsiTheme="majorHAnsi" w:cstheme="majorHAnsi"/>
          <w:sz w:val="22"/>
          <w:szCs w:val="22"/>
        </w:rPr>
        <w:lastRenderedPageBreak/>
        <w:t>Designed evaluation pipelines to measure hallucination rates, grounding quality, and output consistency.</w:t>
      </w:r>
    </w:p>
    <w:p w14:paraId="58A243F9" w14:textId="77777777" w:rsidR="004F0B77" w:rsidRPr="008D0670" w:rsidRDefault="00172464" w:rsidP="008D0670">
      <w:pPr>
        <w:numPr>
          <w:ilvl w:val="0"/>
          <w:numId w:val="10"/>
        </w:numPr>
        <w:pBdr>
          <w:top w:val="nil"/>
          <w:left w:val="nil"/>
          <w:bottom w:val="nil"/>
          <w:right w:val="nil"/>
          <w:between w:val="nil"/>
        </w:pBdr>
        <w:jc w:val="both"/>
        <w:rPr>
          <w:rFonts w:asciiTheme="majorHAnsi" w:eastAsia="Calibri" w:hAnsiTheme="majorHAnsi" w:cstheme="majorHAnsi"/>
          <w:color w:val="000000"/>
          <w:sz w:val="22"/>
          <w:szCs w:val="22"/>
        </w:rPr>
      </w:pPr>
      <w:r w:rsidRPr="008D0670">
        <w:rPr>
          <w:rFonts w:asciiTheme="majorHAnsi" w:eastAsia="Calibri" w:hAnsiTheme="majorHAnsi" w:cstheme="majorHAnsi"/>
          <w:color w:val="000000"/>
          <w:sz w:val="22"/>
          <w:szCs w:val="22"/>
        </w:rPr>
        <w:t>Developed comprehensive test cases from the extracted data, ensuring thorough coverage of all functionality</w:t>
      </w:r>
    </w:p>
    <w:p w14:paraId="64168D35" w14:textId="77777777" w:rsidR="004F0B77" w:rsidRPr="008D0670" w:rsidRDefault="00172464" w:rsidP="008D0670">
      <w:pPr>
        <w:numPr>
          <w:ilvl w:val="0"/>
          <w:numId w:val="10"/>
        </w:numPr>
        <w:pBdr>
          <w:top w:val="nil"/>
          <w:left w:val="nil"/>
          <w:bottom w:val="nil"/>
          <w:right w:val="nil"/>
          <w:between w:val="nil"/>
        </w:pBdr>
        <w:jc w:val="both"/>
        <w:rPr>
          <w:rFonts w:asciiTheme="majorHAnsi" w:eastAsia="Calibri" w:hAnsiTheme="majorHAnsi" w:cstheme="majorHAnsi"/>
          <w:color w:val="000000"/>
          <w:sz w:val="22"/>
          <w:szCs w:val="22"/>
        </w:rPr>
      </w:pPr>
      <w:r w:rsidRPr="008D0670">
        <w:rPr>
          <w:rFonts w:asciiTheme="majorHAnsi" w:eastAsia="Calibri" w:hAnsiTheme="majorHAnsi" w:cstheme="majorHAnsi"/>
          <w:color w:val="000000"/>
          <w:sz w:val="22"/>
          <w:szCs w:val="22"/>
        </w:rPr>
        <w:t>Designed and deployed LLM-powered applications using GPT-4, Claude, and LangChain with RAG and vector search (Pinecone, Qdrant).</w:t>
      </w:r>
    </w:p>
    <w:p w14:paraId="50341DB8" w14:textId="77777777" w:rsidR="004F0B77" w:rsidRPr="008D0670" w:rsidRDefault="00172464" w:rsidP="008D0670">
      <w:pPr>
        <w:numPr>
          <w:ilvl w:val="0"/>
          <w:numId w:val="10"/>
        </w:numPr>
        <w:pBdr>
          <w:top w:val="nil"/>
          <w:left w:val="nil"/>
          <w:bottom w:val="nil"/>
          <w:right w:val="nil"/>
          <w:between w:val="nil"/>
        </w:pBdr>
        <w:jc w:val="both"/>
        <w:rPr>
          <w:rFonts w:asciiTheme="majorHAnsi" w:eastAsia="Calibri" w:hAnsiTheme="majorHAnsi" w:cstheme="majorHAnsi"/>
          <w:color w:val="000000"/>
          <w:sz w:val="22"/>
          <w:szCs w:val="22"/>
        </w:rPr>
      </w:pPr>
      <w:r w:rsidRPr="008D0670">
        <w:rPr>
          <w:rFonts w:asciiTheme="majorHAnsi" w:eastAsia="Calibri" w:hAnsiTheme="majorHAnsi" w:cstheme="majorHAnsi"/>
          <w:color w:val="000000"/>
          <w:sz w:val="22"/>
          <w:szCs w:val="22"/>
        </w:rPr>
        <w:t>Integrated OpenAI and Hugging Face APIs for multimodal and text-based inference pipelines.</w:t>
      </w:r>
    </w:p>
    <w:p w14:paraId="7A64F228" w14:textId="77777777" w:rsidR="004F0B77" w:rsidRPr="008D0670" w:rsidRDefault="00172464" w:rsidP="008D0670">
      <w:pPr>
        <w:numPr>
          <w:ilvl w:val="0"/>
          <w:numId w:val="10"/>
        </w:numPr>
        <w:jc w:val="both"/>
        <w:rPr>
          <w:rFonts w:asciiTheme="majorHAnsi" w:eastAsia="Calibri" w:hAnsiTheme="majorHAnsi" w:cstheme="majorHAnsi"/>
          <w:sz w:val="22"/>
          <w:szCs w:val="22"/>
        </w:rPr>
      </w:pPr>
      <w:r w:rsidRPr="008D0670">
        <w:rPr>
          <w:rFonts w:asciiTheme="majorHAnsi" w:eastAsia="Calibri" w:hAnsiTheme="majorHAnsi" w:cstheme="majorHAnsi"/>
          <w:sz w:val="22"/>
          <w:szCs w:val="22"/>
        </w:rPr>
        <w:t xml:space="preserve">Built scalable APIs using </w:t>
      </w:r>
      <w:r w:rsidRPr="008D0670">
        <w:rPr>
          <w:rFonts w:asciiTheme="majorHAnsi" w:eastAsia="Calibri" w:hAnsiTheme="majorHAnsi" w:cstheme="majorHAnsi"/>
          <w:b/>
          <w:bCs/>
          <w:sz w:val="22"/>
          <w:szCs w:val="22"/>
        </w:rPr>
        <w:t>Python (FastAPI)</w:t>
      </w:r>
      <w:r w:rsidRPr="008D0670">
        <w:rPr>
          <w:rFonts w:asciiTheme="majorHAnsi" w:eastAsia="Calibri" w:hAnsiTheme="majorHAnsi" w:cstheme="majorHAnsi"/>
          <w:sz w:val="22"/>
          <w:szCs w:val="22"/>
        </w:rPr>
        <w:t xml:space="preserve"> and integrated enterprise systems through secure REST endpoints.</w:t>
      </w:r>
    </w:p>
    <w:p w14:paraId="0DAAF254" w14:textId="77777777" w:rsidR="004F0B77" w:rsidRPr="008D0670" w:rsidRDefault="00172464" w:rsidP="008D0670">
      <w:pPr>
        <w:numPr>
          <w:ilvl w:val="0"/>
          <w:numId w:val="10"/>
        </w:numPr>
        <w:jc w:val="both"/>
        <w:rPr>
          <w:rFonts w:asciiTheme="majorHAnsi" w:eastAsia="Calibri" w:hAnsiTheme="majorHAnsi" w:cstheme="majorHAnsi"/>
          <w:sz w:val="22"/>
          <w:szCs w:val="22"/>
        </w:rPr>
      </w:pPr>
      <w:r w:rsidRPr="008D0670">
        <w:rPr>
          <w:rFonts w:asciiTheme="majorHAnsi" w:eastAsia="Calibri" w:hAnsiTheme="majorHAnsi" w:cstheme="majorHAnsi"/>
          <w:sz w:val="22"/>
          <w:szCs w:val="22"/>
        </w:rPr>
        <w:t xml:space="preserve">Implemented event-driven pipelines using </w:t>
      </w:r>
      <w:r w:rsidRPr="008D0670">
        <w:rPr>
          <w:rFonts w:asciiTheme="majorHAnsi" w:eastAsia="Calibri" w:hAnsiTheme="majorHAnsi" w:cstheme="majorHAnsi"/>
          <w:b/>
          <w:bCs/>
          <w:sz w:val="22"/>
          <w:szCs w:val="22"/>
        </w:rPr>
        <w:t>Kafka</w:t>
      </w:r>
      <w:r w:rsidRPr="008D0670">
        <w:rPr>
          <w:rFonts w:asciiTheme="majorHAnsi" w:eastAsia="Calibri" w:hAnsiTheme="majorHAnsi" w:cstheme="majorHAnsi"/>
          <w:sz w:val="22"/>
          <w:szCs w:val="22"/>
        </w:rPr>
        <w:t xml:space="preserve"> for real-time processing and AI-triggered workflows.</w:t>
      </w:r>
    </w:p>
    <w:p w14:paraId="721F357D" w14:textId="77777777" w:rsidR="004F0B77" w:rsidRPr="008D0670" w:rsidRDefault="00172464" w:rsidP="008D0670">
      <w:pPr>
        <w:numPr>
          <w:ilvl w:val="0"/>
          <w:numId w:val="10"/>
        </w:numPr>
        <w:jc w:val="both"/>
        <w:rPr>
          <w:rFonts w:asciiTheme="majorHAnsi" w:eastAsia="Calibri" w:hAnsiTheme="majorHAnsi" w:cstheme="majorHAnsi"/>
          <w:sz w:val="22"/>
          <w:szCs w:val="22"/>
        </w:rPr>
      </w:pPr>
      <w:r w:rsidRPr="008D0670">
        <w:rPr>
          <w:rFonts w:asciiTheme="majorHAnsi" w:eastAsia="Calibri" w:hAnsiTheme="majorHAnsi" w:cstheme="majorHAnsi"/>
          <w:sz w:val="22"/>
          <w:szCs w:val="22"/>
        </w:rPr>
        <w:t xml:space="preserve">Designed database schemas in </w:t>
      </w:r>
      <w:r w:rsidRPr="008D0670">
        <w:rPr>
          <w:rFonts w:asciiTheme="majorHAnsi" w:eastAsia="Calibri" w:hAnsiTheme="majorHAnsi" w:cstheme="majorHAnsi"/>
          <w:b/>
          <w:bCs/>
          <w:sz w:val="22"/>
          <w:szCs w:val="22"/>
        </w:rPr>
        <w:t>SQL</w:t>
      </w:r>
      <w:r w:rsidRPr="008D0670">
        <w:rPr>
          <w:rFonts w:asciiTheme="majorHAnsi" w:eastAsia="Calibri" w:hAnsiTheme="majorHAnsi" w:cstheme="majorHAnsi"/>
          <w:sz w:val="22"/>
          <w:szCs w:val="22"/>
        </w:rPr>
        <w:t xml:space="preserve"> and optimized queries for high-volume AI-driven applications.</w:t>
      </w:r>
    </w:p>
    <w:p w14:paraId="3253E65C" w14:textId="77777777" w:rsidR="004F0B77" w:rsidRPr="008D0670" w:rsidRDefault="00172464" w:rsidP="008D0670">
      <w:pPr>
        <w:numPr>
          <w:ilvl w:val="0"/>
          <w:numId w:val="10"/>
        </w:numPr>
        <w:pBdr>
          <w:top w:val="nil"/>
          <w:left w:val="nil"/>
          <w:bottom w:val="nil"/>
          <w:right w:val="nil"/>
          <w:between w:val="nil"/>
        </w:pBdr>
        <w:jc w:val="both"/>
        <w:rPr>
          <w:rFonts w:asciiTheme="majorHAnsi" w:eastAsia="Calibri" w:hAnsiTheme="majorHAnsi" w:cstheme="majorHAnsi"/>
          <w:color w:val="000000"/>
          <w:sz w:val="22"/>
          <w:szCs w:val="22"/>
        </w:rPr>
      </w:pPr>
      <w:r w:rsidRPr="008D0670">
        <w:rPr>
          <w:rFonts w:asciiTheme="majorHAnsi" w:eastAsia="Calibri" w:hAnsiTheme="majorHAnsi" w:cstheme="majorHAnsi"/>
          <w:color w:val="000000"/>
          <w:sz w:val="22"/>
          <w:szCs w:val="22"/>
        </w:rPr>
        <w:t>Orchestrated autonomous agents using CrewAI and AutoGen for workflow automation and multi-step reasoning tasks.</w:t>
      </w:r>
    </w:p>
    <w:p w14:paraId="57B92B44" w14:textId="77777777" w:rsidR="004F0B77" w:rsidRPr="008D0670" w:rsidRDefault="00172464" w:rsidP="008D0670">
      <w:pPr>
        <w:numPr>
          <w:ilvl w:val="0"/>
          <w:numId w:val="10"/>
        </w:numPr>
        <w:pBdr>
          <w:top w:val="nil"/>
          <w:left w:val="nil"/>
          <w:bottom w:val="nil"/>
          <w:right w:val="nil"/>
          <w:between w:val="nil"/>
        </w:pBdr>
        <w:jc w:val="both"/>
        <w:rPr>
          <w:rFonts w:asciiTheme="majorHAnsi" w:eastAsia="Calibri" w:hAnsiTheme="majorHAnsi" w:cstheme="majorHAnsi"/>
          <w:color w:val="000000"/>
          <w:sz w:val="22"/>
          <w:szCs w:val="22"/>
        </w:rPr>
      </w:pPr>
      <w:r w:rsidRPr="008D0670">
        <w:rPr>
          <w:rFonts w:asciiTheme="majorHAnsi" w:eastAsia="Calibri" w:hAnsiTheme="majorHAnsi" w:cstheme="majorHAnsi"/>
          <w:color w:val="000000"/>
          <w:sz w:val="22"/>
          <w:szCs w:val="22"/>
        </w:rPr>
        <w:t>Built RESTful APIs with FastAPI, containerized using Docker, and deployed on AWS Lambda &amp; SageMaker.</w:t>
      </w:r>
    </w:p>
    <w:p w14:paraId="75BDB35B" w14:textId="77777777" w:rsidR="004F0B77" w:rsidRPr="008D0670" w:rsidRDefault="00172464" w:rsidP="008D0670">
      <w:pPr>
        <w:numPr>
          <w:ilvl w:val="0"/>
          <w:numId w:val="10"/>
        </w:numPr>
        <w:pBdr>
          <w:top w:val="nil"/>
          <w:left w:val="nil"/>
          <w:bottom w:val="nil"/>
          <w:right w:val="nil"/>
          <w:between w:val="nil"/>
        </w:pBdr>
        <w:jc w:val="both"/>
        <w:rPr>
          <w:rFonts w:asciiTheme="majorHAnsi" w:eastAsia="Calibri" w:hAnsiTheme="majorHAnsi" w:cstheme="majorHAnsi"/>
          <w:color w:val="000000"/>
          <w:sz w:val="22"/>
          <w:szCs w:val="22"/>
        </w:rPr>
      </w:pPr>
      <w:r w:rsidRPr="008D0670">
        <w:rPr>
          <w:rFonts w:asciiTheme="majorHAnsi" w:eastAsia="Calibri" w:hAnsiTheme="majorHAnsi" w:cstheme="majorHAnsi"/>
          <w:color w:val="000000"/>
          <w:sz w:val="22"/>
          <w:szCs w:val="22"/>
        </w:rPr>
        <w:t>Implemented MLOps practices using GitHub Actions for CI/CD, model monitoring, and version control.</w:t>
      </w:r>
    </w:p>
    <w:p w14:paraId="09969A3B" w14:textId="77777777" w:rsidR="004F0B77" w:rsidRPr="008D0670" w:rsidRDefault="004F0B77">
      <w:pPr>
        <w:jc w:val="both"/>
        <w:rPr>
          <w:rFonts w:asciiTheme="majorHAnsi" w:eastAsia="Calibri" w:hAnsiTheme="majorHAnsi" w:cstheme="majorHAnsi"/>
          <w:sz w:val="22"/>
          <w:szCs w:val="22"/>
        </w:rPr>
      </w:pPr>
    </w:p>
    <w:p w14:paraId="71A779C2" w14:textId="77777777" w:rsidR="004F0B77" w:rsidRPr="008D0670" w:rsidRDefault="004F0B77">
      <w:pPr>
        <w:pBdr>
          <w:top w:val="nil"/>
          <w:left w:val="nil"/>
          <w:bottom w:val="nil"/>
          <w:right w:val="nil"/>
          <w:between w:val="nil"/>
        </w:pBdr>
        <w:jc w:val="both"/>
        <w:rPr>
          <w:rFonts w:asciiTheme="majorHAnsi" w:eastAsia="Calibri" w:hAnsiTheme="majorHAnsi" w:cstheme="majorHAnsi"/>
          <w:color w:val="000000"/>
          <w:sz w:val="22"/>
          <w:szCs w:val="22"/>
        </w:rPr>
      </w:pPr>
    </w:p>
    <w:p w14:paraId="40F70DC0" w14:textId="77777777" w:rsidR="004F0B77" w:rsidRPr="008D0670" w:rsidRDefault="00172464">
      <w:pPr>
        <w:pBdr>
          <w:top w:val="nil"/>
          <w:left w:val="nil"/>
          <w:bottom w:val="nil"/>
          <w:right w:val="nil"/>
          <w:between w:val="nil"/>
        </w:pBdr>
        <w:jc w:val="both"/>
        <w:rPr>
          <w:rFonts w:asciiTheme="majorHAnsi" w:eastAsia="Calibri" w:hAnsiTheme="majorHAnsi" w:cstheme="majorHAnsi"/>
          <w:color w:val="000000"/>
          <w:sz w:val="22"/>
          <w:szCs w:val="22"/>
        </w:rPr>
      </w:pPr>
      <w:r w:rsidRPr="008D0670">
        <w:rPr>
          <w:rFonts w:asciiTheme="majorHAnsi" w:eastAsia="Calibri" w:hAnsiTheme="majorHAnsi" w:cstheme="majorHAnsi"/>
          <w:b/>
          <w:bCs/>
          <w:color w:val="000000"/>
          <w:sz w:val="22"/>
          <w:szCs w:val="22"/>
        </w:rPr>
        <w:t xml:space="preserve">Tools &amp; Technologies: </w:t>
      </w:r>
      <w:r w:rsidRPr="008D0670">
        <w:rPr>
          <w:rFonts w:asciiTheme="majorHAnsi" w:eastAsia="Calibri" w:hAnsiTheme="majorHAnsi" w:cstheme="majorHAnsi"/>
          <w:color w:val="000000"/>
          <w:sz w:val="22"/>
          <w:szCs w:val="22"/>
        </w:rPr>
        <w:t xml:space="preserve">LangChain, Streamlit, OpenAI API, Ollama ,Python, Speech Recognition APIs, NLP frameworks, RAG, Python, Streamlit, FAISS, OpenAI GPT-4 Turbo, Whisper, OpenAI API, FAISS (for vector store), Whisper (for voice-to-text), Streamlit (for user interface), Mac Studio server (for local deployment), TestGrid platform, FAISS for fast retrieval, Whisper for audio processing, macOS, Local deployment on Mac Studio without internet connection, running models like Mistral and LLaMA 3.1 for offline operation, </w:t>
      </w:r>
    </w:p>
    <w:p w14:paraId="60D74568" w14:textId="77777777" w:rsidR="004F0B77" w:rsidRPr="008D0670" w:rsidRDefault="004F0B77">
      <w:pPr>
        <w:rPr>
          <w:rFonts w:asciiTheme="majorHAnsi" w:eastAsia="Calibri" w:hAnsiTheme="majorHAnsi" w:cstheme="majorHAnsi"/>
          <w:b/>
          <w:bCs/>
          <w:sz w:val="22"/>
          <w:szCs w:val="22"/>
        </w:rPr>
      </w:pPr>
    </w:p>
    <w:p w14:paraId="3D8E8BA3" w14:textId="1CC5B82C" w:rsidR="004F0B77" w:rsidRDefault="008D0670">
      <w:pPr>
        <w:rPr>
          <w:rFonts w:asciiTheme="majorHAnsi" w:eastAsia="Calibri" w:hAnsiTheme="majorHAnsi" w:cstheme="majorHAnsi"/>
          <w:b/>
          <w:bCs/>
          <w:sz w:val="22"/>
          <w:szCs w:val="22"/>
        </w:rPr>
      </w:pPr>
      <w:r>
        <w:rPr>
          <w:rFonts w:asciiTheme="majorHAnsi" w:eastAsia="Calibri" w:hAnsiTheme="majorHAnsi" w:cstheme="majorHAnsi"/>
          <w:b/>
          <w:bCs/>
          <w:sz w:val="22"/>
          <w:szCs w:val="22"/>
        </w:rPr>
        <w:t>Client: Citigroup</w:t>
      </w:r>
      <w:r w:rsidR="00172464" w:rsidRPr="008D0670">
        <w:rPr>
          <w:rFonts w:asciiTheme="majorHAnsi" w:eastAsia="Calibri" w:hAnsiTheme="majorHAnsi" w:cstheme="majorHAnsi"/>
          <w:b/>
          <w:bCs/>
          <w:sz w:val="22"/>
          <w:szCs w:val="22"/>
        </w:rPr>
        <w:t xml:space="preserve"> </w:t>
      </w:r>
      <w:r w:rsidR="00172464" w:rsidRPr="008D0670">
        <w:rPr>
          <w:rFonts w:asciiTheme="majorHAnsi" w:eastAsia="Calibri" w:hAnsiTheme="majorHAnsi" w:cstheme="majorHAnsi"/>
          <w:b/>
          <w:bCs/>
          <w:sz w:val="22"/>
          <w:szCs w:val="22"/>
        </w:rPr>
        <w:tab/>
      </w:r>
      <w:r w:rsidR="00172464" w:rsidRPr="008D0670">
        <w:rPr>
          <w:rFonts w:asciiTheme="majorHAnsi" w:eastAsia="Calibri" w:hAnsiTheme="majorHAnsi" w:cstheme="majorHAnsi"/>
          <w:b/>
          <w:bCs/>
          <w:sz w:val="22"/>
          <w:szCs w:val="22"/>
        </w:rPr>
        <w:tab/>
      </w:r>
      <w:r w:rsidR="00172464" w:rsidRPr="008D0670">
        <w:rPr>
          <w:rFonts w:asciiTheme="majorHAnsi" w:eastAsia="Calibri" w:hAnsiTheme="majorHAnsi" w:cstheme="majorHAnsi"/>
          <w:b/>
          <w:bCs/>
          <w:sz w:val="22"/>
          <w:szCs w:val="22"/>
        </w:rPr>
        <w:tab/>
      </w:r>
      <w:r w:rsidR="00172464" w:rsidRPr="008D0670">
        <w:rPr>
          <w:rFonts w:asciiTheme="majorHAnsi" w:eastAsia="Calibri" w:hAnsiTheme="majorHAnsi" w:cstheme="majorHAnsi"/>
          <w:b/>
          <w:bCs/>
          <w:sz w:val="22"/>
          <w:szCs w:val="22"/>
        </w:rPr>
        <w:tab/>
      </w:r>
      <w:r w:rsidR="00172464" w:rsidRPr="008D0670">
        <w:rPr>
          <w:rFonts w:asciiTheme="majorHAnsi" w:eastAsia="Calibri" w:hAnsiTheme="majorHAnsi" w:cstheme="majorHAnsi"/>
          <w:b/>
          <w:bCs/>
          <w:sz w:val="22"/>
          <w:szCs w:val="22"/>
        </w:rPr>
        <w:tab/>
      </w:r>
      <w:r w:rsidR="00172464" w:rsidRPr="008D0670">
        <w:rPr>
          <w:rFonts w:asciiTheme="majorHAnsi" w:eastAsia="Calibri" w:hAnsiTheme="majorHAnsi" w:cstheme="majorHAnsi"/>
          <w:b/>
          <w:bCs/>
          <w:sz w:val="22"/>
          <w:szCs w:val="22"/>
        </w:rPr>
        <w:tab/>
      </w:r>
      <w:r w:rsidR="00172464" w:rsidRPr="008D0670">
        <w:rPr>
          <w:rFonts w:asciiTheme="majorHAnsi" w:eastAsia="Calibri" w:hAnsiTheme="majorHAnsi" w:cstheme="majorHAnsi"/>
          <w:b/>
          <w:bCs/>
          <w:sz w:val="22"/>
          <w:szCs w:val="22"/>
        </w:rPr>
        <w:tab/>
      </w:r>
      <w:r w:rsidR="00172464" w:rsidRPr="008D0670">
        <w:rPr>
          <w:rFonts w:asciiTheme="majorHAnsi" w:eastAsia="Calibri" w:hAnsiTheme="majorHAnsi" w:cstheme="majorHAnsi"/>
          <w:b/>
          <w:bCs/>
          <w:sz w:val="22"/>
          <w:szCs w:val="22"/>
        </w:rPr>
        <w:tab/>
      </w:r>
      <w:r>
        <w:rPr>
          <w:rFonts w:asciiTheme="majorHAnsi" w:eastAsia="Calibri" w:hAnsiTheme="majorHAnsi" w:cstheme="majorHAnsi"/>
          <w:b/>
          <w:bCs/>
          <w:sz w:val="22"/>
          <w:szCs w:val="22"/>
        </w:rPr>
        <w:t xml:space="preserve">                                  </w:t>
      </w:r>
      <w:r w:rsidR="00172464" w:rsidRPr="008D0670">
        <w:rPr>
          <w:rFonts w:asciiTheme="majorHAnsi" w:eastAsia="Calibri" w:hAnsiTheme="majorHAnsi" w:cstheme="majorHAnsi"/>
          <w:b/>
          <w:bCs/>
          <w:sz w:val="22"/>
          <w:szCs w:val="22"/>
        </w:rPr>
        <w:t>Feb 2020 –Jan 2023</w:t>
      </w:r>
      <w:r w:rsidR="00172464" w:rsidRPr="008D0670">
        <w:rPr>
          <w:rFonts w:asciiTheme="majorHAnsi" w:eastAsia="Calibri" w:hAnsiTheme="majorHAnsi" w:cstheme="majorHAnsi"/>
          <w:b/>
          <w:bCs/>
          <w:sz w:val="22"/>
          <w:szCs w:val="22"/>
        </w:rPr>
        <w:br/>
      </w:r>
      <w:r>
        <w:rPr>
          <w:rFonts w:asciiTheme="majorHAnsi" w:eastAsia="Calibri" w:hAnsiTheme="majorHAnsi" w:cstheme="majorHAnsi"/>
          <w:b/>
          <w:bCs/>
          <w:sz w:val="22"/>
          <w:szCs w:val="22"/>
        </w:rPr>
        <w:t xml:space="preserve">Role: </w:t>
      </w:r>
      <w:r w:rsidR="00172464" w:rsidRPr="008D0670">
        <w:rPr>
          <w:rFonts w:asciiTheme="majorHAnsi" w:eastAsia="Calibri" w:hAnsiTheme="majorHAnsi" w:cstheme="majorHAnsi"/>
          <w:b/>
          <w:bCs/>
          <w:sz w:val="22"/>
          <w:szCs w:val="22"/>
        </w:rPr>
        <w:t>Gen AI Engineer</w:t>
      </w:r>
    </w:p>
    <w:p w14:paraId="3CAE6324" w14:textId="77777777" w:rsidR="008D0670" w:rsidRDefault="008D0670">
      <w:pPr>
        <w:rPr>
          <w:rFonts w:asciiTheme="majorHAnsi" w:eastAsia="Calibri" w:hAnsiTheme="majorHAnsi" w:cstheme="majorHAnsi"/>
          <w:b/>
          <w:bCs/>
          <w:sz w:val="22"/>
          <w:szCs w:val="22"/>
        </w:rPr>
      </w:pPr>
    </w:p>
    <w:p w14:paraId="65A8EE2A" w14:textId="77777777" w:rsidR="008D0670" w:rsidRPr="008D0670" w:rsidRDefault="008D0670" w:rsidP="008D0670">
      <w:pPr>
        <w:pBdr>
          <w:top w:val="nil"/>
          <w:left w:val="nil"/>
          <w:bottom w:val="nil"/>
          <w:right w:val="nil"/>
          <w:between w:val="nil"/>
        </w:pBdr>
        <w:rPr>
          <w:rFonts w:asciiTheme="majorHAnsi" w:eastAsia="Calibri" w:hAnsiTheme="majorHAnsi" w:cstheme="majorHAnsi"/>
          <w:b/>
          <w:bCs/>
          <w:sz w:val="22"/>
          <w:szCs w:val="22"/>
          <w:u w:val="single"/>
        </w:rPr>
      </w:pPr>
      <w:r w:rsidRPr="008D0670">
        <w:rPr>
          <w:rFonts w:asciiTheme="majorHAnsi" w:eastAsia="Calibri" w:hAnsiTheme="majorHAnsi" w:cstheme="majorHAnsi"/>
          <w:b/>
          <w:bCs/>
          <w:sz w:val="22"/>
          <w:szCs w:val="22"/>
          <w:u w:val="single"/>
        </w:rPr>
        <w:t>Responsibilities</w:t>
      </w:r>
    </w:p>
    <w:p w14:paraId="208FB26D" w14:textId="77777777" w:rsidR="004F0B77" w:rsidRPr="008D0670" w:rsidRDefault="00172464" w:rsidP="008D0670">
      <w:pPr>
        <w:pStyle w:val="ListParagraph"/>
        <w:numPr>
          <w:ilvl w:val="0"/>
          <w:numId w:val="11"/>
        </w:numPr>
        <w:pBdr>
          <w:top w:val="nil"/>
          <w:left w:val="nil"/>
          <w:bottom w:val="nil"/>
          <w:right w:val="nil"/>
          <w:between w:val="nil"/>
        </w:pBdr>
        <w:jc w:val="both"/>
        <w:rPr>
          <w:rFonts w:asciiTheme="majorHAnsi" w:eastAsia="Calibri" w:hAnsiTheme="majorHAnsi" w:cstheme="majorHAnsi"/>
          <w:color w:val="000000"/>
          <w:sz w:val="22"/>
          <w:szCs w:val="22"/>
        </w:rPr>
      </w:pPr>
      <w:r w:rsidRPr="008D0670">
        <w:rPr>
          <w:rFonts w:asciiTheme="majorHAnsi" w:eastAsia="Calibri" w:hAnsiTheme="majorHAnsi" w:cstheme="majorHAnsi"/>
          <w:color w:val="000000"/>
          <w:sz w:val="22"/>
          <w:szCs w:val="22"/>
        </w:rPr>
        <w:t>Deployed and integrated GPT-4, Claude, Gemini, and LLaMA models via OpenAI API, Bedrock, and Hugging Face Hub.</w:t>
      </w:r>
    </w:p>
    <w:p w14:paraId="43BCBAA4" w14:textId="77777777" w:rsidR="004F0B77" w:rsidRPr="008D0670" w:rsidRDefault="00172464" w:rsidP="008D0670">
      <w:pPr>
        <w:pStyle w:val="ListParagraph"/>
        <w:numPr>
          <w:ilvl w:val="0"/>
          <w:numId w:val="11"/>
        </w:numPr>
        <w:pBdr>
          <w:top w:val="nil"/>
          <w:left w:val="nil"/>
          <w:bottom w:val="nil"/>
          <w:right w:val="nil"/>
          <w:between w:val="nil"/>
        </w:pBdr>
        <w:jc w:val="both"/>
        <w:rPr>
          <w:rFonts w:asciiTheme="majorHAnsi" w:eastAsia="Calibri" w:hAnsiTheme="majorHAnsi" w:cstheme="majorHAnsi"/>
          <w:color w:val="000000"/>
          <w:sz w:val="22"/>
          <w:szCs w:val="22"/>
        </w:rPr>
      </w:pPr>
      <w:r w:rsidRPr="008D0670">
        <w:rPr>
          <w:rFonts w:asciiTheme="majorHAnsi" w:eastAsia="Calibri" w:hAnsiTheme="majorHAnsi" w:cstheme="majorHAnsi"/>
          <w:color w:val="000000"/>
          <w:sz w:val="22"/>
          <w:szCs w:val="22"/>
        </w:rPr>
        <w:t>Engineered prompt pipelines and system instructions for RAG and multi-turn dialogue flows.</w:t>
      </w:r>
    </w:p>
    <w:p w14:paraId="3A510483" w14:textId="77777777" w:rsidR="004F0B77" w:rsidRPr="008D0670" w:rsidRDefault="00172464" w:rsidP="008D0670">
      <w:pPr>
        <w:pStyle w:val="ListParagraph"/>
        <w:numPr>
          <w:ilvl w:val="0"/>
          <w:numId w:val="11"/>
        </w:numPr>
        <w:pBdr>
          <w:top w:val="nil"/>
          <w:left w:val="nil"/>
          <w:bottom w:val="nil"/>
          <w:right w:val="nil"/>
          <w:between w:val="nil"/>
        </w:pBdr>
        <w:jc w:val="both"/>
        <w:rPr>
          <w:rFonts w:asciiTheme="majorHAnsi" w:eastAsia="Calibri" w:hAnsiTheme="majorHAnsi" w:cstheme="majorHAnsi"/>
          <w:color w:val="000000"/>
          <w:sz w:val="22"/>
          <w:szCs w:val="22"/>
        </w:rPr>
      </w:pPr>
      <w:r w:rsidRPr="008D0670">
        <w:rPr>
          <w:rFonts w:asciiTheme="majorHAnsi" w:eastAsia="Calibri" w:hAnsiTheme="majorHAnsi" w:cstheme="majorHAnsi"/>
          <w:color w:val="000000"/>
          <w:sz w:val="22"/>
          <w:szCs w:val="22"/>
        </w:rPr>
        <w:t>Built autonomous and semi-autonomous agents using LangChain, LangGraph, CrewAI, and AutoGen for use cases like support automation, document synthesis, and internal tooling agents.</w:t>
      </w:r>
    </w:p>
    <w:p w14:paraId="5126F4C0" w14:textId="77777777" w:rsidR="004F0B77" w:rsidRPr="008D0670" w:rsidRDefault="00172464" w:rsidP="008D0670">
      <w:pPr>
        <w:pStyle w:val="ListParagraph"/>
        <w:numPr>
          <w:ilvl w:val="0"/>
          <w:numId w:val="11"/>
        </w:numPr>
        <w:pBdr>
          <w:top w:val="nil"/>
          <w:left w:val="nil"/>
          <w:bottom w:val="nil"/>
          <w:right w:val="nil"/>
          <w:between w:val="nil"/>
        </w:pBdr>
        <w:jc w:val="both"/>
        <w:rPr>
          <w:rFonts w:asciiTheme="majorHAnsi" w:eastAsia="Calibri" w:hAnsiTheme="majorHAnsi" w:cstheme="majorHAnsi"/>
          <w:color w:val="000000"/>
          <w:sz w:val="22"/>
          <w:szCs w:val="22"/>
        </w:rPr>
      </w:pPr>
      <w:r w:rsidRPr="008D0670">
        <w:rPr>
          <w:rFonts w:asciiTheme="majorHAnsi" w:eastAsia="Calibri" w:hAnsiTheme="majorHAnsi" w:cstheme="majorHAnsi"/>
          <w:color w:val="000000"/>
          <w:sz w:val="22"/>
          <w:szCs w:val="22"/>
        </w:rPr>
        <w:t xml:space="preserve">Implemented semantic search with Pinecone, FAISS, </w:t>
      </w:r>
      <w:proofErr w:type="spellStart"/>
      <w:r w:rsidRPr="008D0670">
        <w:rPr>
          <w:rFonts w:asciiTheme="majorHAnsi" w:eastAsia="Calibri" w:hAnsiTheme="majorHAnsi" w:cstheme="majorHAnsi"/>
          <w:color w:val="000000"/>
          <w:sz w:val="22"/>
          <w:szCs w:val="22"/>
        </w:rPr>
        <w:t>pgVector</w:t>
      </w:r>
      <w:proofErr w:type="spellEnd"/>
      <w:r w:rsidRPr="008D0670">
        <w:rPr>
          <w:rFonts w:asciiTheme="majorHAnsi" w:eastAsia="Calibri" w:hAnsiTheme="majorHAnsi" w:cstheme="majorHAnsi"/>
          <w:color w:val="000000"/>
          <w:sz w:val="22"/>
          <w:szCs w:val="22"/>
        </w:rPr>
        <w:t xml:space="preserve">, and </w:t>
      </w:r>
      <w:proofErr w:type="spellStart"/>
      <w:r w:rsidRPr="008D0670">
        <w:rPr>
          <w:rFonts w:asciiTheme="majorHAnsi" w:eastAsia="Calibri" w:hAnsiTheme="majorHAnsi" w:cstheme="majorHAnsi"/>
          <w:color w:val="000000"/>
          <w:sz w:val="22"/>
          <w:szCs w:val="22"/>
        </w:rPr>
        <w:t>Qdrant</w:t>
      </w:r>
      <w:proofErr w:type="spellEnd"/>
      <w:r w:rsidRPr="008D0670">
        <w:rPr>
          <w:rFonts w:asciiTheme="majorHAnsi" w:eastAsia="Calibri" w:hAnsiTheme="majorHAnsi" w:cstheme="majorHAnsi"/>
          <w:color w:val="000000"/>
          <w:sz w:val="22"/>
          <w:szCs w:val="22"/>
        </w:rPr>
        <w:t>.</w:t>
      </w:r>
    </w:p>
    <w:p w14:paraId="5E883773" w14:textId="77777777" w:rsidR="004F0B77" w:rsidRPr="008D0670" w:rsidRDefault="00172464" w:rsidP="008D0670">
      <w:pPr>
        <w:pStyle w:val="ListParagraph"/>
        <w:numPr>
          <w:ilvl w:val="0"/>
          <w:numId w:val="11"/>
        </w:numPr>
        <w:pBdr>
          <w:top w:val="nil"/>
          <w:left w:val="nil"/>
          <w:bottom w:val="nil"/>
          <w:right w:val="nil"/>
          <w:between w:val="nil"/>
        </w:pBdr>
        <w:jc w:val="both"/>
        <w:rPr>
          <w:rFonts w:asciiTheme="majorHAnsi" w:eastAsia="Calibri" w:hAnsiTheme="majorHAnsi" w:cstheme="majorHAnsi"/>
          <w:color w:val="000000"/>
          <w:sz w:val="22"/>
          <w:szCs w:val="22"/>
        </w:rPr>
      </w:pPr>
      <w:r w:rsidRPr="008D0670">
        <w:rPr>
          <w:rFonts w:asciiTheme="majorHAnsi" w:eastAsia="Calibri" w:hAnsiTheme="majorHAnsi" w:cstheme="majorHAnsi"/>
          <w:color w:val="000000"/>
          <w:sz w:val="22"/>
          <w:szCs w:val="22"/>
        </w:rPr>
        <w:t>Built document ingestion pipelines and chunking strategies optimized for transformer-based search and summarization.</w:t>
      </w:r>
    </w:p>
    <w:p w14:paraId="2AC41E7B" w14:textId="77777777" w:rsidR="004F0B77" w:rsidRPr="008D0670" w:rsidRDefault="00172464" w:rsidP="008D0670">
      <w:pPr>
        <w:pStyle w:val="ListParagraph"/>
        <w:numPr>
          <w:ilvl w:val="0"/>
          <w:numId w:val="11"/>
        </w:numPr>
        <w:pBdr>
          <w:top w:val="nil"/>
          <w:left w:val="nil"/>
          <w:bottom w:val="nil"/>
          <w:right w:val="nil"/>
          <w:between w:val="nil"/>
        </w:pBdr>
        <w:jc w:val="both"/>
        <w:rPr>
          <w:rFonts w:asciiTheme="majorHAnsi" w:eastAsia="Calibri" w:hAnsiTheme="majorHAnsi" w:cstheme="majorHAnsi"/>
          <w:color w:val="000000"/>
          <w:sz w:val="22"/>
          <w:szCs w:val="22"/>
        </w:rPr>
      </w:pPr>
      <w:r w:rsidRPr="008D0670">
        <w:rPr>
          <w:rFonts w:asciiTheme="majorHAnsi" w:eastAsia="Calibri" w:hAnsiTheme="majorHAnsi" w:cstheme="majorHAnsi"/>
          <w:color w:val="000000"/>
          <w:sz w:val="22"/>
          <w:szCs w:val="22"/>
        </w:rPr>
        <w:t>Deployed scalable models on AWS SageMaker, Lambda, and S3; also integrated with GCP Vertex AI and Snowflake Cortex for data workflows and inference tasks.</w:t>
      </w:r>
    </w:p>
    <w:p w14:paraId="40D21725" w14:textId="77777777" w:rsidR="004F0B77" w:rsidRPr="008D0670" w:rsidRDefault="00172464" w:rsidP="008D0670">
      <w:pPr>
        <w:pStyle w:val="ListParagraph"/>
        <w:numPr>
          <w:ilvl w:val="0"/>
          <w:numId w:val="11"/>
        </w:numPr>
        <w:pBdr>
          <w:top w:val="nil"/>
          <w:left w:val="nil"/>
          <w:bottom w:val="nil"/>
          <w:right w:val="nil"/>
          <w:between w:val="nil"/>
        </w:pBdr>
        <w:jc w:val="both"/>
        <w:rPr>
          <w:rFonts w:asciiTheme="majorHAnsi" w:eastAsia="Calibri" w:hAnsiTheme="majorHAnsi" w:cstheme="majorHAnsi"/>
          <w:color w:val="000000"/>
          <w:sz w:val="22"/>
          <w:szCs w:val="22"/>
        </w:rPr>
      </w:pPr>
      <w:r w:rsidRPr="008D0670">
        <w:rPr>
          <w:rFonts w:asciiTheme="majorHAnsi" w:eastAsia="Calibri" w:hAnsiTheme="majorHAnsi" w:cstheme="majorHAnsi"/>
          <w:color w:val="000000"/>
          <w:sz w:val="22"/>
          <w:szCs w:val="22"/>
        </w:rPr>
        <w:t>Used Docker and Kubernetes for reproducible and scalable deployments.</w:t>
      </w:r>
    </w:p>
    <w:p w14:paraId="56CEC4B3" w14:textId="77777777" w:rsidR="004F0B77" w:rsidRPr="008D0670" w:rsidRDefault="00172464" w:rsidP="008D0670">
      <w:pPr>
        <w:pStyle w:val="ListParagraph"/>
        <w:numPr>
          <w:ilvl w:val="0"/>
          <w:numId w:val="11"/>
        </w:numPr>
        <w:pBdr>
          <w:top w:val="nil"/>
          <w:left w:val="nil"/>
          <w:bottom w:val="nil"/>
          <w:right w:val="nil"/>
          <w:between w:val="nil"/>
        </w:pBdr>
        <w:jc w:val="both"/>
        <w:rPr>
          <w:rFonts w:asciiTheme="majorHAnsi" w:eastAsia="Calibri" w:hAnsiTheme="majorHAnsi" w:cstheme="majorHAnsi"/>
          <w:color w:val="000000"/>
          <w:sz w:val="22"/>
          <w:szCs w:val="22"/>
        </w:rPr>
      </w:pPr>
      <w:r w:rsidRPr="008D0670">
        <w:rPr>
          <w:rFonts w:asciiTheme="majorHAnsi" w:eastAsia="Calibri" w:hAnsiTheme="majorHAnsi" w:cstheme="majorHAnsi"/>
          <w:color w:val="000000"/>
          <w:sz w:val="22"/>
          <w:szCs w:val="22"/>
        </w:rPr>
        <w:t>Established ML model lifecycle workflows including GitHub Actions for CI/CD, versioning, and A/B testing.</w:t>
      </w:r>
    </w:p>
    <w:p w14:paraId="555CF432" w14:textId="77777777" w:rsidR="004F0B77" w:rsidRPr="008D0670" w:rsidRDefault="00172464" w:rsidP="008D0670">
      <w:pPr>
        <w:pStyle w:val="ListParagraph"/>
        <w:numPr>
          <w:ilvl w:val="0"/>
          <w:numId w:val="11"/>
        </w:numPr>
        <w:pBdr>
          <w:top w:val="nil"/>
          <w:left w:val="nil"/>
          <w:bottom w:val="nil"/>
          <w:right w:val="nil"/>
          <w:between w:val="nil"/>
        </w:pBdr>
        <w:jc w:val="both"/>
        <w:rPr>
          <w:rFonts w:asciiTheme="majorHAnsi" w:eastAsia="Calibri" w:hAnsiTheme="majorHAnsi" w:cstheme="majorHAnsi"/>
          <w:color w:val="000000"/>
          <w:sz w:val="22"/>
          <w:szCs w:val="22"/>
        </w:rPr>
      </w:pPr>
      <w:r w:rsidRPr="008D0670">
        <w:rPr>
          <w:rFonts w:asciiTheme="majorHAnsi" w:eastAsia="Calibri" w:hAnsiTheme="majorHAnsi" w:cstheme="majorHAnsi"/>
          <w:color w:val="000000"/>
          <w:sz w:val="22"/>
          <w:szCs w:val="22"/>
        </w:rPr>
        <w:t>Implemented ML monitoring and rollback mechanisms to ensure stability of deployed models.</w:t>
      </w:r>
    </w:p>
    <w:p w14:paraId="6A1114F4" w14:textId="77777777" w:rsidR="004F0B77" w:rsidRPr="008D0670" w:rsidRDefault="00172464" w:rsidP="008D0670">
      <w:pPr>
        <w:pStyle w:val="ListParagraph"/>
        <w:numPr>
          <w:ilvl w:val="0"/>
          <w:numId w:val="11"/>
        </w:numPr>
        <w:pBdr>
          <w:top w:val="nil"/>
          <w:left w:val="nil"/>
          <w:bottom w:val="nil"/>
          <w:right w:val="nil"/>
          <w:between w:val="nil"/>
        </w:pBdr>
        <w:jc w:val="both"/>
        <w:rPr>
          <w:rFonts w:asciiTheme="majorHAnsi" w:eastAsia="Calibri" w:hAnsiTheme="majorHAnsi" w:cstheme="majorHAnsi"/>
          <w:color w:val="000000"/>
          <w:sz w:val="22"/>
          <w:szCs w:val="22"/>
        </w:rPr>
      </w:pPr>
      <w:r w:rsidRPr="008D0670">
        <w:rPr>
          <w:rFonts w:asciiTheme="majorHAnsi" w:eastAsia="Calibri" w:hAnsiTheme="majorHAnsi" w:cstheme="majorHAnsi"/>
          <w:color w:val="000000"/>
          <w:sz w:val="22"/>
          <w:szCs w:val="22"/>
        </w:rPr>
        <w:t xml:space="preserve">Developed custom user-facing interfaces using React, Next.js, and </w:t>
      </w:r>
      <w:proofErr w:type="spellStart"/>
      <w:r w:rsidRPr="008D0670">
        <w:rPr>
          <w:rFonts w:asciiTheme="majorHAnsi" w:eastAsia="Calibri" w:hAnsiTheme="majorHAnsi" w:cstheme="majorHAnsi"/>
          <w:color w:val="000000"/>
          <w:sz w:val="22"/>
          <w:szCs w:val="22"/>
        </w:rPr>
        <w:t>GraphQL</w:t>
      </w:r>
      <w:proofErr w:type="spellEnd"/>
      <w:r w:rsidRPr="008D0670">
        <w:rPr>
          <w:rFonts w:asciiTheme="majorHAnsi" w:eastAsia="Calibri" w:hAnsiTheme="majorHAnsi" w:cstheme="majorHAnsi"/>
          <w:color w:val="000000"/>
          <w:sz w:val="22"/>
          <w:szCs w:val="22"/>
        </w:rPr>
        <w:t>, with backend APIs in FastAPI and Flask.</w:t>
      </w:r>
    </w:p>
    <w:p w14:paraId="2C5DB8F9" w14:textId="77777777" w:rsidR="004F0B77" w:rsidRPr="008D0670" w:rsidRDefault="00172464" w:rsidP="008D0670">
      <w:pPr>
        <w:pStyle w:val="ListParagraph"/>
        <w:numPr>
          <w:ilvl w:val="0"/>
          <w:numId w:val="11"/>
        </w:numPr>
        <w:pBdr>
          <w:top w:val="nil"/>
          <w:left w:val="nil"/>
          <w:bottom w:val="nil"/>
          <w:right w:val="nil"/>
          <w:between w:val="nil"/>
        </w:pBdr>
        <w:jc w:val="both"/>
        <w:rPr>
          <w:rFonts w:asciiTheme="majorHAnsi" w:eastAsia="Calibri" w:hAnsiTheme="majorHAnsi" w:cstheme="majorHAnsi"/>
          <w:color w:val="000000"/>
          <w:sz w:val="22"/>
          <w:szCs w:val="22"/>
        </w:rPr>
      </w:pPr>
      <w:r w:rsidRPr="008D0670">
        <w:rPr>
          <w:rFonts w:asciiTheme="majorHAnsi" w:eastAsia="Calibri" w:hAnsiTheme="majorHAnsi" w:cstheme="majorHAnsi"/>
          <w:color w:val="000000"/>
          <w:sz w:val="22"/>
          <w:szCs w:val="22"/>
        </w:rPr>
        <w:t>Incorporated responsible AI practices including bias testing, prompt safety, and traceability for enterprise AI applications.</w:t>
      </w:r>
    </w:p>
    <w:p w14:paraId="228DE440" w14:textId="77777777" w:rsidR="004F0B77" w:rsidRPr="008D0670" w:rsidRDefault="00172464" w:rsidP="008D0670">
      <w:pPr>
        <w:pStyle w:val="ListParagraph"/>
        <w:numPr>
          <w:ilvl w:val="0"/>
          <w:numId w:val="11"/>
        </w:numPr>
        <w:pBdr>
          <w:top w:val="nil"/>
          <w:left w:val="nil"/>
          <w:bottom w:val="nil"/>
          <w:right w:val="nil"/>
          <w:between w:val="nil"/>
        </w:pBdr>
        <w:jc w:val="both"/>
        <w:rPr>
          <w:rFonts w:asciiTheme="majorHAnsi" w:eastAsia="Calibri" w:hAnsiTheme="majorHAnsi" w:cstheme="majorHAnsi"/>
          <w:color w:val="000000"/>
          <w:sz w:val="22"/>
          <w:szCs w:val="22"/>
        </w:rPr>
      </w:pPr>
      <w:r w:rsidRPr="008D0670">
        <w:rPr>
          <w:rFonts w:asciiTheme="majorHAnsi" w:eastAsia="Calibri" w:hAnsiTheme="majorHAnsi" w:cstheme="majorHAnsi"/>
          <w:color w:val="000000"/>
          <w:sz w:val="22"/>
          <w:szCs w:val="22"/>
        </w:rPr>
        <w:t>Conducted in-depth research on technical issues, providing effective solutions and guiding customers through the resolution process.</w:t>
      </w:r>
    </w:p>
    <w:p w14:paraId="387A4324" w14:textId="77777777" w:rsidR="004F0B77" w:rsidRPr="008D0670" w:rsidRDefault="00172464" w:rsidP="008D0670">
      <w:pPr>
        <w:pStyle w:val="ListParagraph"/>
        <w:numPr>
          <w:ilvl w:val="0"/>
          <w:numId w:val="11"/>
        </w:numPr>
        <w:pBdr>
          <w:top w:val="nil"/>
          <w:left w:val="nil"/>
          <w:bottom w:val="nil"/>
          <w:right w:val="nil"/>
          <w:between w:val="nil"/>
        </w:pBdr>
        <w:jc w:val="both"/>
        <w:rPr>
          <w:rFonts w:asciiTheme="majorHAnsi" w:eastAsia="Calibri" w:hAnsiTheme="majorHAnsi" w:cstheme="majorHAnsi"/>
          <w:color w:val="000000"/>
          <w:sz w:val="22"/>
          <w:szCs w:val="22"/>
        </w:rPr>
      </w:pPr>
      <w:r w:rsidRPr="008D0670">
        <w:rPr>
          <w:rFonts w:asciiTheme="majorHAnsi" w:eastAsia="Calibri" w:hAnsiTheme="majorHAnsi" w:cstheme="majorHAnsi"/>
          <w:color w:val="000000"/>
          <w:sz w:val="22"/>
          <w:szCs w:val="22"/>
        </w:rPr>
        <w:t>Handled server installations, configurations, and upgrades, including the setup of physical and virtual servers to meet business needs.</w:t>
      </w:r>
    </w:p>
    <w:p w14:paraId="456E9864" w14:textId="77777777" w:rsidR="004F0B77" w:rsidRPr="008D0670" w:rsidRDefault="00172464" w:rsidP="008D0670">
      <w:pPr>
        <w:pStyle w:val="ListParagraph"/>
        <w:numPr>
          <w:ilvl w:val="0"/>
          <w:numId w:val="11"/>
        </w:numPr>
        <w:pBdr>
          <w:top w:val="nil"/>
          <w:left w:val="nil"/>
          <w:bottom w:val="nil"/>
          <w:right w:val="nil"/>
          <w:between w:val="nil"/>
        </w:pBdr>
        <w:jc w:val="both"/>
        <w:rPr>
          <w:rFonts w:asciiTheme="majorHAnsi" w:eastAsia="Calibri" w:hAnsiTheme="majorHAnsi" w:cstheme="majorHAnsi"/>
          <w:color w:val="000000"/>
          <w:sz w:val="22"/>
          <w:szCs w:val="22"/>
        </w:rPr>
      </w:pPr>
      <w:r w:rsidRPr="008D0670">
        <w:rPr>
          <w:rFonts w:asciiTheme="majorHAnsi" w:eastAsia="Calibri" w:hAnsiTheme="majorHAnsi" w:cstheme="majorHAnsi"/>
          <w:color w:val="000000"/>
          <w:sz w:val="22"/>
          <w:szCs w:val="22"/>
        </w:rPr>
        <w:t>Monitored network performance, identifying and troubleshooting connectivity issues with servers, hubs, and other network devices to ensure smooth operations.</w:t>
      </w:r>
    </w:p>
    <w:p w14:paraId="3ED905C7" w14:textId="77777777" w:rsidR="004F0B77" w:rsidRPr="008D0670" w:rsidRDefault="00172464" w:rsidP="008D0670">
      <w:pPr>
        <w:pStyle w:val="ListParagraph"/>
        <w:numPr>
          <w:ilvl w:val="0"/>
          <w:numId w:val="11"/>
        </w:numPr>
        <w:pBdr>
          <w:top w:val="nil"/>
          <w:left w:val="nil"/>
          <w:bottom w:val="nil"/>
          <w:right w:val="nil"/>
          <w:between w:val="nil"/>
        </w:pBdr>
        <w:jc w:val="both"/>
        <w:rPr>
          <w:rFonts w:asciiTheme="majorHAnsi" w:eastAsia="Calibri" w:hAnsiTheme="majorHAnsi" w:cstheme="majorHAnsi"/>
          <w:color w:val="000000"/>
          <w:sz w:val="22"/>
          <w:szCs w:val="22"/>
        </w:rPr>
      </w:pPr>
      <w:r w:rsidRPr="008D0670">
        <w:rPr>
          <w:rFonts w:asciiTheme="majorHAnsi" w:eastAsia="Calibri" w:hAnsiTheme="majorHAnsi" w:cstheme="majorHAnsi"/>
          <w:color w:val="000000"/>
          <w:sz w:val="22"/>
          <w:szCs w:val="22"/>
        </w:rPr>
        <w:t xml:space="preserve">Coordinated </w:t>
      </w:r>
      <w:proofErr w:type="gramStart"/>
      <w:r w:rsidRPr="008D0670">
        <w:rPr>
          <w:rFonts w:asciiTheme="majorHAnsi" w:eastAsia="Calibri" w:hAnsiTheme="majorHAnsi" w:cstheme="majorHAnsi"/>
          <w:color w:val="000000"/>
          <w:sz w:val="22"/>
          <w:szCs w:val="22"/>
        </w:rPr>
        <w:t>hardware</w:t>
      </w:r>
      <w:proofErr w:type="gramEnd"/>
      <w:r w:rsidRPr="008D0670">
        <w:rPr>
          <w:rFonts w:asciiTheme="majorHAnsi" w:eastAsia="Calibri" w:hAnsiTheme="majorHAnsi" w:cstheme="majorHAnsi"/>
          <w:color w:val="000000"/>
          <w:sz w:val="22"/>
          <w:szCs w:val="22"/>
        </w:rPr>
        <w:t xml:space="preserve"> maintenance and repair, including replacing faulty components and ensuring all devices were up-to-date and fully operational.</w:t>
      </w:r>
    </w:p>
    <w:p w14:paraId="26BF67C8" w14:textId="77777777" w:rsidR="004F0B77" w:rsidRPr="008D0670" w:rsidRDefault="00172464" w:rsidP="008D0670">
      <w:pPr>
        <w:pStyle w:val="ListParagraph"/>
        <w:numPr>
          <w:ilvl w:val="0"/>
          <w:numId w:val="11"/>
        </w:numPr>
        <w:pBdr>
          <w:top w:val="nil"/>
          <w:left w:val="nil"/>
          <w:bottom w:val="nil"/>
          <w:right w:val="nil"/>
          <w:between w:val="nil"/>
        </w:pBdr>
        <w:jc w:val="both"/>
        <w:rPr>
          <w:rFonts w:asciiTheme="majorHAnsi" w:eastAsia="Calibri" w:hAnsiTheme="majorHAnsi" w:cstheme="majorHAnsi"/>
          <w:color w:val="000000"/>
          <w:sz w:val="22"/>
          <w:szCs w:val="22"/>
        </w:rPr>
      </w:pPr>
      <w:r w:rsidRPr="008D0670">
        <w:rPr>
          <w:rFonts w:asciiTheme="majorHAnsi" w:eastAsia="Calibri" w:hAnsiTheme="majorHAnsi" w:cstheme="majorHAnsi"/>
          <w:color w:val="000000"/>
          <w:sz w:val="22"/>
          <w:szCs w:val="22"/>
        </w:rPr>
        <w:t>Performed routine inspections and preventive maintenance on servers, hubs, and related equipment, reducing the risk of unexpected failures.</w:t>
      </w:r>
    </w:p>
    <w:p w14:paraId="17FD17E2" w14:textId="77777777" w:rsidR="004F0B77" w:rsidRPr="008D0670" w:rsidRDefault="00172464" w:rsidP="008D0670">
      <w:pPr>
        <w:pStyle w:val="ListParagraph"/>
        <w:numPr>
          <w:ilvl w:val="0"/>
          <w:numId w:val="11"/>
        </w:numPr>
        <w:pBdr>
          <w:top w:val="nil"/>
          <w:left w:val="nil"/>
          <w:bottom w:val="nil"/>
          <w:right w:val="nil"/>
          <w:between w:val="nil"/>
        </w:pBdr>
        <w:jc w:val="both"/>
        <w:rPr>
          <w:rFonts w:asciiTheme="majorHAnsi" w:eastAsia="Calibri" w:hAnsiTheme="majorHAnsi" w:cstheme="majorHAnsi"/>
          <w:color w:val="000000"/>
          <w:sz w:val="22"/>
          <w:szCs w:val="22"/>
        </w:rPr>
      </w:pPr>
      <w:r w:rsidRPr="008D0670">
        <w:rPr>
          <w:rFonts w:asciiTheme="majorHAnsi" w:eastAsia="Calibri" w:hAnsiTheme="majorHAnsi" w:cstheme="majorHAnsi"/>
          <w:color w:val="000000"/>
          <w:sz w:val="22"/>
          <w:szCs w:val="22"/>
        </w:rPr>
        <w:lastRenderedPageBreak/>
        <w:t>Documented and tracked changes to network and server configurations, maintaining accurate records for future reference and audit purposes.</w:t>
      </w:r>
    </w:p>
    <w:p w14:paraId="638A03BA" w14:textId="77777777" w:rsidR="004F0B77" w:rsidRPr="008D0670" w:rsidRDefault="00172464" w:rsidP="008D0670">
      <w:pPr>
        <w:pStyle w:val="ListParagraph"/>
        <w:numPr>
          <w:ilvl w:val="0"/>
          <w:numId w:val="11"/>
        </w:numPr>
        <w:pBdr>
          <w:top w:val="nil"/>
          <w:left w:val="nil"/>
          <w:bottom w:val="nil"/>
          <w:right w:val="nil"/>
          <w:between w:val="nil"/>
        </w:pBdr>
        <w:jc w:val="both"/>
        <w:rPr>
          <w:rFonts w:asciiTheme="majorHAnsi" w:eastAsia="Calibri" w:hAnsiTheme="majorHAnsi" w:cstheme="majorHAnsi"/>
          <w:color w:val="000000"/>
          <w:sz w:val="22"/>
          <w:szCs w:val="22"/>
        </w:rPr>
      </w:pPr>
      <w:r w:rsidRPr="008D0670">
        <w:rPr>
          <w:rFonts w:asciiTheme="majorHAnsi" w:eastAsia="Calibri" w:hAnsiTheme="majorHAnsi" w:cstheme="majorHAnsi"/>
          <w:color w:val="000000"/>
          <w:sz w:val="22"/>
          <w:szCs w:val="22"/>
        </w:rPr>
        <w:t>Collaborated with cross-functional teams to support network infrastructure needs, including server provisioning and troubleshooting.</w:t>
      </w:r>
    </w:p>
    <w:p w14:paraId="40BDF37A" w14:textId="77777777" w:rsidR="004F0B77" w:rsidRPr="008D0670" w:rsidRDefault="00172464" w:rsidP="008D0670">
      <w:pPr>
        <w:pStyle w:val="ListParagraph"/>
        <w:numPr>
          <w:ilvl w:val="0"/>
          <w:numId w:val="11"/>
        </w:numPr>
        <w:pBdr>
          <w:top w:val="nil"/>
          <w:left w:val="nil"/>
          <w:bottom w:val="nil"/>
          <w:right w:val="nil"/>
          <w:between w:val="nil"/>
        </w:pBdr>
        <w:jc w:val="both"/>
        <w:rPr>
          <w:rFonts w:asciiTheme="majorHAnsi" w:eastAsia="Calibri" w:hAnsiTheme="majorHAnsi" w:cstheme="majorHAnsi"/>
          <w:color w:val="000000"/>
          <w:sz w:val="22"/>
          <w:szCs w:val="22"/>
        </w:rPr>
      </w:pPr>
      <w:r w:rsidRPr="008D0670">
        <w:rPr>
          <w:rFonts w:asciiTheme="majorHAnsi" w:eastAsia="Calibri" w:hAnsiTheme="majorHAnsi" w:cstheme="majorHAnsi"/>
          <w:color w:val="000000"/>
          <w:sz w:val="22"/>
          <w:szCs w:val="22"/>
        </w:rPr>
        <w:t>Supported data center operations during migrations and expansions, ensuring seamless transitions with minimal impact on business operations.</w:t>
      </w:r>
    </w:p>
    <w:p w14:paraId="5232614B" w14:textId="77777777" w:rsidR="004F0B77" w:rsidRPr="008D0670" w:rsidRDefault="00172464" w:rsidP="008D0670">
      <w:pPr>
        <w:pStyle w:val="ListParagraph"/>
        <w:numPr>
          <w:ilvl w:val="0"/>
          <w:numId w:val="11"/>
        </w:numPr>
        <w:pBdr>
          <w:top w:val="nil"/>
          <w:left w:val="nil"/>
          <w:bottom w:val="nil"/>
          <w:right w:val="nil"/>
          <w:between w:val="nil"/>
        </w:pBdr>
        <w:jc w:val="both"/>
        <w:rPr>
          <w:rFonts w:asciiTheme="majorHAnsi" w:eastAsia="Calibri" w:hAnsiTheme="majorHAnsi" w:cstheme="majorHAnsi"/>
          <w:color w:val="000000"/>
          <w:sz w:val="22"/>
          <w:szCs w:val="22"/>
        </w:rPr>
      </w:pPr>
      <w:r w:rsidRPr="008D0670">
        <w:rPr>
          <w:rFonts w:asciiTheme="majorHAnsi" w:eastAsia="Calibri" w:hAnsiTheme="majorHAnsi" w:cstheme="majorHAnsi"/>
          <w:color w:val="000000"/>
          <w:sz w:val="22"/>
          <w:szCs w:val="22"/>
        </w:rPr>
        <w:t>Provided technical support for server and network-related issues, resolving incidents quickly to maintain service continuity.</w:t>
      </w:r>
    </w:p>
    <w:p w14:paraId="71CB4925" w14:textId="77777777" w:rsidR="004F0B77" w:rsidRPr="008D0670" w:rsidRDefault="00172464">
      <w:pPr>
        <w:pBdr>
          <w:top w:val="nil"/>
          <w:left w:val="nil"/>
          <w:bottom w:val="nil"/>
          <w:right w:val="nil"/>
          <w:between w:val="nil"/>
        </w:pBdr>
        <w:spacing w:after="280"/>
        <w:jc w:val="both"/>
        <w:rPr>
          <w:rFonts w:asciiTheme="majorHAnsi" w:eastAsia="Calibri" w:hAnsiTheme="majorHAnsi" w:cstheme="majorHAnsi"/>
          <w:color w:val="000000"/>
          <w:sz w:val="22"/>
          <w:szCs w:val="22"/>
        </w:rPr>
      </w:pPr>
      <w:r w:rsidRPr="008D0670">
        <w:rPr>
          <w:rFonts w:asciiTheme="majorHAnsi" w:eastAsia="Calibri" w:hAnsiTheme="majorHAnsi" w:cstheme="majorHAnsi"/>
          <w:b/>
          <w:bCs/>
          <w:color w:val="000000"/>
          <w:sz w:val="22"/>
          <w:szCs w:val="22"/>
        </w:rPr>
        <w:t>Environment:</w:t>
      </w:r>
      <w:r w:rsidRPr="008D0670">
        <w:rPr>
          <w:rFonts w:asciiTheme="majorHAnsi" w:eastAsia="Calibri" w:hAnsiTheme="majorHAnsi" w:cstheme="majorHAnsi"/>
          <w:color w:val="000000"/>
          <w:sz w:val="22"/>
          <w:szCs w:val="22"/>
        </w:rPr>
        <w:t xml:space="preserve"> Appium, Selenium, Jenkins (CI/CD), Python, </w:t>
      </w:r>
      <w:proofErr w:type="spellStart"/>
      <w:r w:rsidRPr="008D0670">
        <w:rPr>
          <w:rFonts w:asciiTheme="majorHAnsi" w:eastAsia="Calibri" w:hAnsiTheme="majorHAnsi" w:cstheme="majorHAnsi"/>
          <w:color w:val="000000"/>
          <w:sz w:val="22"/>
          <w:szCs w:val="22"/>
        </w:rPr>
        <w:t>PyTest</w:t>
      </w:r>
      <w:proofErr w:type="spellEnd"/>
      <w:r w:rsidRPr="008D0670">
        <w:rPr>
          <w:rFonts w:asciiTheme="majorHAnsi" w:eastAsia="Calibri" w:hAnsiTheme="majorHAnsi" w:cstheme="majorHAnsi"/>
          <w:color w:val="000000"/>
          <w:sz w:val="22"/>
          <w:szCs w:val="22"/>
        </w:rPr>
        <w:t xml:space="preserve">, Robot Framework, </w:t>
      </w:r>
      <w:proofErr w:type="spellStart"/>
      <w:r w:rsidRPr="008D0670">
        <w:rPr>
          <w:rFonts w:asciiTheme="majorHAnsi" w:eastAsia="Calibri" w:hAnsiTheme="majorHAnsi" w:cstheme="majorHAnsi"/>
          <w:color w:val="000000"/>
          <w:sz w:val="22"/>
          <w:szCs w:val="22"/>
        </w:rPr>
        <w:t>Sql</w:t>
      </w:r>
      <w:proofErr w:type="spellEnd"/>
      <w:r w:rsidRPr="008D0670">
        <w:rPr>
          <w:rFonts w:asciiTheme="majorHAnsi" w:eastAsia="Calibri" w:hAnsiTheme="majorHAnsi" w:cstheme="majorHAnsi"/>
          <w:color w:val="000000"/>
          <w:sz w:val="22"/>
          <w:szCs w:val="22"/>
        </w:rPr>
        <w:t xml:space="preserve">, HTML5, </w:t>
      </w:r>
      <w:proofErr w:type="spellStart"/>
      <w:r w:rsidRPr="008D0670">
        <w:rPr>
          <w:rFonts w:asciiTheme="majorHAnsi" w:eastAsia="Calibri" w:hAnsiTheme="majorHAnsi" w:cstheme="majorHAnsi"/>
          <w:color w:val="000000"/>
          <w:sz w:val="22"/>
          <w:szCs w:val="22"/>
        </w:rPr>
        <w:t>BootStrap</w:t>
      </w:r>
      <w:proofErr w:type="spellEnd"/>
      <w:r w:rsidRPr="008D0670">
        <w:rPr>
          <w:rFonts w:asciiTheme="majorHAnsi" w:eastAsia="Calibri" w:hAnsiTheme="majorHAnsi" w:cstheme="majorHAnsi"/>
          <w:color w:val="000000"/>
          <w:sz w:val="22"/>
          <w:szCs w:val="22"/>
        </w:rPr>
        <w:t xml:space="preserve">, GPT-4, Claude, Gemini, LLaMA, OpenAI APIs, Hugging Face, LangChain, CrewAI, AutoGen, </w:t>
      </w:r>
      <w:proofErr w:type="spellStart"/>
      <w:r w:rsidRPr="008D0670">
        <w:rPr>
          <w:rFonts w:asciiTheme="majorHAnsi" w:eastAsia="Calibri" w:hAnsiTheme="majorHAnsi" w:cstheme="majorHAnsi"/>
          <w:color w:val="000000"/>
          <w:sz w:val="22"/>
          <w:szCs w:val="22"/>
        </w:rPr>
        <w:t>LangGraph</w:t>
      </w:r>
      <w:proofErr w:type="spellEnd"/>
      <w:r w:rsidRPr="008D0670">
        <w:rPr>
          <w:rFonts w:asciiTheme="majorHAnsi" w:eastAsia="Calibri" w:hAnsiTheme="majorHAnsi" w:cstheme="majorHAnsi"/>
          <w:color w:val="000000"/>
          <w:sz w:val="22"/>
          <w:szCs w:val="22"/>
        </w:rPr>
        <w:t xml:space="preserve">, Pinecone, FAISS, </w:t>
      </w:r>
      <w:proofErr w:type="spellStart"/>
      <w:r w:rsidRPr="008D0670">
        <w:rPr>
          <w:rFonts w:asciiTheme="majorHAnsi" w:eastAsia="Calibri" w:hAnsiTheme="majorHAnsi" w:cstheme="majorHAnsi"/>
          <w:color w:val="000000"/>
          <w:sz w:val="22"/>
          <w:szCs w:val="22"/>
        </w:rPr>
        <w:t>Qdrant</w:t>
      </w:r>
      <w:proofErr w:type="spellEnd"/>
      <w:r w:rsidRPr="008D0670">
        <w:rPr>
          <w:rFonts w:asciiTheme="majorHAnsi" w:eastAsia="Calibri" w:hAnsiTheme="majorHAnsi" w:cstheme="majorHAnsi"/>
          <w:color w:val="000000"/>
          <w:sz w:val="22"/>
          <w:szCs w:val="22"/>
        </w:rPr>
        <w:t xml:space="preserve">, </w:t>
      </w:r>
      <w:proofErr w:type="spellStart"/>
      <w:r w:rsidRPr="008D0670">
        <w:rPr>
          <w:rFonts w:asciiTheme="majorHAnsi" w:eastAsia="Calibri" w:hAnsiTheme="majorHAnsi" w:cstheme="majorHAnsi"/>
          <w:color w:val="000000"/>
          <w:sz w:val="22"/>
          <w:szCs w:val="22"/>
        </w:rPr>
        <w:t>Weaviate</w:t>
      </w:r>
      <w:proofErr w:type="spellEnd"/>
      <w:r w:rsidRPr="008D0670">
        <w:rPr>
          <w:rFonts w:asciiTheme="majorHAnsi" w:eastAsia="Calibri" w:hAnsiTheme="majorHAnsi" w:cstheme="majorHAnsi"/>
          <w:color w:val="000000"/>
          <w:sz w:val="22"/>
          <w:szCs w:val="22"/>
        </w:rPr>
        <w:t xml:space="preserve">, </w:t>
      </w:r>
      <w:proofErr w:type="spellStart"/>
      <w:r w:rsidRPr="008D0670">
        <w:rPr>
          <w:rFonts w:asciiTheme="majorHAnsi" w:eastAsia="Calibri" w:hAnsiTheme="majorHAnsi" w:cstheme="majorHAnsi"/>
          <w:color w:val="000000"/>
          <w:sz w:val="22"/>
          <w:szCs w:val="22"/>
        </w:rPr>
        <w:t>pgVector</w:t>
      </w:r>
      <w:proofErr w:type="spellEnd"/>
      <w:r w:rsidRPr="008D0670">
        <w:rPr>
          <w:rFonts w:asciiTheme="majorHAnsi" w:eastAsia="Calibri" w:hAnsiTheme="majorHAnsi" w:cstheme="majorHAnsi"/>
          <w:color w:val="000000"/>
          <w:sz w:val="22"/>
          <w:szCs w:val="22"/>
        </w:rPr>
        <w:t xml:space="preserve">, AWS (SageMaker, Lambda, Bedrock), GCP (Vertex AI), Snowflake Cortex, FastAPI, Flask, Docker, Kubernetes, React, Next.js, </w:t>
      </w:r>
      <w:proofErr w:type="spellStart"/>
      <w:r w:rsidRPr="008D0670">
        <w:rPr>
          <w:rFonts w:asciiTheme="majorHAnsi" w:eastAsia="Calibri" w:hAnsiTheme="majorHAnsi" w:cstheme="majorHAnsi"/>
          <w:color w:val="000000"/>
          <w:sz w:val="22"/>
          <w:szCs w:val="22"/>
        </w:rPr>
        <w:t>GraphQL</w:t>
      </w:r>
      <w:proofErr w:type="spellEnd"/>
      <w:r w:rsidRPr="008D0670">
        <w:rPr>
          <w:rFonts w:asciiTheme="majorHAnsi" w:eastAsia="Calibri" w:hAnsiTheme="majorHAnsi" w:cstheme="majorHAnsi"/>
          <w:color w:val="000000"/>
          <w:sz w:val="22"/>
          <w:szCs w:val="22"/>
        </w:rPr>
        <w:t xml:space="preserve">, GitHub Actions, A/B testing, model monitoring, ML versioning, </w:t>
      </w:r>
      <w:proofErr w:type="spellStart"/>
      <w:r w:rsidRPr="008D0670">
        <w:rPr>
          <w:rFonts w:asciiTheme="majorHAnsi" w:eastAsia="Calibri" w:hAnsiTheme="majorHAnsi" w:cstheme="majorHAnsi"/>
          <w:color w:val="000000"/>
          <w:sz w:val="22"/>
          <w:szCs w:val="22"/>
        </w:rPr>
        <w:t>Streamlit</w:t>
      </w:r>
      <w:proofErr w:type="spellEnd"/>
      <w:r w:rsidRPr="008D0670">
        <w:rPr>
          <w:rFonts w:asciiTheme="majorHAnsi" w:eastAsia="Calibri" w:hAnsiTheme="majorHAnsi" w:cstheme="majorHAnsi"/>
          <w:color w:val="000000"/>
          <w:sz w:val="22"/>
          <w:szCs w:val="22"/>
        </w:rPr>
        <w:t xml:space="preserve">, </w:t>
      </w:r>
      <w:proofErr w:type="spellStart"/>
      <w:r w:rsidRPr="008D0670">
        <w:rPr>
          <w:rFonts w:asciiTheme="majorHAnsi" w:eastAsia="Calibri" w:hAnsiTheme="majorHAnsi" w:cstheme="majorHAnsi"/>
          <w:color w:val="000000"/>
          <w:sz w:val="22"/>
          <w:szCs w:val="22"/>
        </w:rPr>
        <w:t>Gradio</w:t>
      </w:r>
      <w:proofErr w:type="spellEnd"/>
      <w:r w:rsidRPr="008D0670">
        <w:rPr>
          <w:rFonts w:asciiTheme="majorHAnsi" w:eastAsia="Calibri" w:hAnsiTheme="majorHAnsi" w:cstheme="majorHAnsi"/>
          <w:color w:val="000000"/>
          <w:sz w:val="22"/>
          <w:szCs w:val="22"/>
        </w:rPr>
        <w:t>, Postman, Git, VS Code</w:t>
      </w:r>
    </w:p>
    <w:p w14:paraId="1EC1F48C" w14:textId="77777777" w:rsidR="004F0B77" w:rsidRPr="008D0670" w:rsidRDefault="004F0B77">
      <w:pPr>
        <w:tabs>
          <w:tab w:val="right" w:pos="10466"/>
        </w:tabs>
        <w:spacing w:line="259" w:lineRule="auto"/>
        <w:jc w:val="both"/>
        <w:rPr>
          <w:rFonts w:asciiTheme="majorHAnsi" w:eastAsia="Calibri" w:hAnsiTheme="majorHAnsi" w:cstheme="majorHAnsi"/>
          <w:b/>
          <w:bCs/>
          <w:sz w:val="22"/>
          <w:szCs w:val="22"/>
        </w:rPr>
      </w:pPr>
    </w:p>
    <w:p w14:paraId="11CF6C1D" w14:textId="77777777" w:rsidR="004F0B77" w:rsidRPr="008D0670" w:rsidRDefault="00172464">
      <w:pPr>
        <w:tabs>
          <w:tab w:val="right" w:pos="10466"/>
        </w:tabs>
        <w:spacing w:line="259" w:lineRule="auto"/>
        <w:jc w:val="both"/>
        <w:rPr>
          <w:rFonts w:asciiTheme="majorHAnsi" w:eastAsia="Calibri" w:hAnsiTheme="majorHAnsi" w:cstheme="majorHAnsi"/>
          <w:b/>
          <w:bCs/>
          <w:sz w:val="22"/>
          <w:szCs w:val="22"/>
        </w:rPr>
      </w:pPr>
      <w:r w:rsidRPr="008D0670">
        <w:rPr>
          <w:rFonts w:asciiTheme="majorHAnsi" w:eastAsia="Calibri" w:hAnsiTheme="majorHAnsi" w:cstheme="majorHAnsi"/>
          <w:b/>
          <w:bCs/>
          <w:sz w:val="22"/>
          <w:szCs w:val="22"/>
        </w:rPr>
        <w:t>Client-Bank of America                                                                               Sep’2018 - Jan ‘2020</w:t>
      </w:r>
    </w:p>
    <w:p w14:paraId="5D73526D" w14:textId="5C0D245F" w:rsidR="004F0B77" w:rsidRDefault="00616EC3">
      <w:pPr>
        <w:spacing w:line="259" w:lineRule="auto"/>
        <w:jc w:val="both"/>
        <w:rPr>
          <w:rFonts w:asciiTheme="majorHAnsi" w:eastAsia="Calibri" w:hAnsiTheme="majorHAnsi" w:cstheme="majorHAnsi"/>
          <w:b/>
          <w:bCs/>
          <w:sz w:val="22"/>
          <w:szCs w:val="22"/>
        </w:rPr>
      </w:pPr>
      <w:r>
        <w:rPr>
          <w:rFonts w:asciiTheme="majorHAnsi" w:eastAsia="Calibri" w:hAnsiTheme="majorHAnsi" w:cstheme="majorHAnsi"/>
          <w:b/>
          <w:bCs/>
          <w:sz w:val="22"/>
          <w:szCs w:val="22"/>
        </w:rPr>
        <w:t>Role: Automation</w:t>
      </w:r>
      <w:r w:rsidR="00172464" w:rsidRPr="008D0670">
        <w:rPr>
          <w:rFonts w:asciiTheme="majorHAnsi" w:eastAsia="Calibri" w:hAnsiTheme="majorHAnsi" w:cstheme="majorHAnsi"/>
          <w:b/>
          <w:bCs/>
          <w:sz w:val="22"/>
          <w:szCs w:val="22"/>
        </w:rPr>
        <w:t xml:space="preserve"> AI</w:t>
      </w:r>
    </w:p>
    <w:p w14:paraId="293D0399" w14:textId="77777777" w:rsidR="00616EC3" w:rsidRDefault="00616EC3">
      <w:pPr>
        <w:spacing w:line="259" w:lineRule="auto"/>
        <w:jc w:val="both"/>
        <w:rPr>
          <w:rFonts w:asciiTheme="majorHAnsi" w:eastAsia="Calibri" w:hAnsiTheme="majorHAnsi" w:cstheme="majorHAnsi"/>
          <w:b/>
          <w:bCs/>
          <w:sz w:val="22"/>
          <w:szCs w:val="22"/>
        </w:rPr>
      </w:pPr>
    </w:p>
    <w:p w14:paraId="6EEA30BC" w14:textId="53A6BBFD" w:rsidR="00616EC3" w:rsidRPr="008D0670" w:rsidRDefault="00616EC3">
      <w:pPr>
        <w:spacing w:line="259" w:lineRule="auto"/>
        <w:jc w:val="both"/>
        <w:rPr>
          <w:rFonts w:asciiTheme="majorHAnsi" w:eastAsia="Calibri" w:hAnsiTheme="majorHAnsi" w:cstheme="majorHAnsi"/>
          <w:b/>
          <w:bCs/>
          <w:sz w:val="22"/>
          <w:szCs w:val="22"/>
        </w:rPr>
      </w:pPr>
      <w:r w:rsidRPr="008D0670">
        <w:rPr>
          <w:rFonts w:asciiTheme="majorHAnsi" w:eastAsia="Calibri" w:hAnsiTheme="majorHAnsi" w:cstheme="majorHAnsi"/>
          <w:b/>
          <w:bCs/>
          <w:sz w:val="22"/>
          <w:szCs w:val="22"/>
          <w:u w:val="single"/>
        </w:rPr>
        <w:t>Responsibilities</w:t>
      </w:r>
    </w:p>
    <w:p w14:paraId="2C2DFAC9" w14:textId="77777777" w:rsidR="004F0B77" w:rsidRPr="00616EC3" w:rsidRDefault="00172464" w:rsidP="00616EC3">
      <w:pPr>
        <w:pStyle w:val="ListParagraph"/>
        <w:numPr>
          <w:ilvl w:val="0"/>
          <w:numId w:val="12"/>
        </w:numPr>
        <w:pBdr>
          <w:top w:val="nil"/>
          <w:left w:val="nil"/>
          <w:bottom w:val="nil"/>
          <w:right w:val="nil"/>
          <w:between w:val="nil"/>
        </w:pBdr>
        <w:jc w:val="both"/>
        <w:rPr>
          <w:rFonts w:asciiTheme="majorHAnsi" w:eastAsia="Calibri" w:hAnsiTheme="majorHAnsi" w:cstheme="majorHAnsi"/>
          <w:color w:val="000000"/>
          <w:sz w:val="22"/>
          <w:szCs w:val="22"/>
        </w:rPr>
      </w:pPr>
      <w:r w:rsidRPr="00616EC3">
        <w:rPr>
          <w:rFonts w:asciiTheme="majorHAnsi" w:eastAsia="Calibri" w:hAnsiTheme="majorHAnsi" w:cstheme="majorHAnsi"/>
          <w:color w:val="000000"/>
          <w:sz w:val="22"/>
          <w:szCs w:val="22"/>
        </w:rPr>
        <w:t>Built custom agents using Copilot Studio to automate reporting, client communication, and portfolio tracking across SharePoint.</w:t>
      </w:r>
    </w:p>
    <w:p w14:paraId="7AFACD07" w14:textId="77777777" w:rsidR="004F0B77" w:rsidRPr="00616EC3" w:rsidRDefault="00172464" w:rsidP="00616EC3">
      <w:pPr>
        <w:pStyle w:val="ListParagraph"/>
        <w:numPr>
          <w:ilvl w:val="0"/>
          <w:numId w:val="12"/>
        </w:numPr>
        <w:pBdr>
          <w:top w:val="nil"/>
          <w:left w:val="nil"/>
          <w:bottom w:val="nil"/>
          <w:right w:val="nil"/>
          <w:between w:val="nil"/>
        </w:pBdr>
        <w:jc w:val="both"/>
        <w:rPr>
          <w:rFonts w:asciiTheme="majorHAnsi" w:eastAsia="Calibri" w:hAnsiTheme="majorHAnsi" w:cstheme="majorHAnsi"/>
          <w:color w:val="000000"/>
          <w:sz w:val="22"/>
          <w:szCs w:val="22"/>
        </w:rPr>
      </w:pPr>
      <w:r w:rsidRPr="00616EC3">
        <w:rPr>
          <w:rFonts w:asciiTheme="majorHAnsi" w:eastAsia="Calibri" w:hAnsiTheme="majorHAnsi" w:cstheme="majorHAnsi"/>
          <w:color w:val="000000"/>
          <w:sz w:val="22"/>
          <w:szCs w:val="22"/>
        </w:rPr>
        <w:t>Collaborated with IT, Data, and HR to create a Copilot extension roadmap, aligned to productivity KPIs and cost-efficiency goals.</w:t>
      </w:r>
    </w:p>
    <w:p w14:paraId="029887D9" w14:textId="77777777" w:rsidR="004F0B77" w:rsidRPr="00616EC3" w:rsidRDefault="00172464" w:rsidP="00616EC3">
      <w:pPr>
        <w:pStyle w:val="ListParagraph"/>
        <w:numPr>
          <w:ilvl w:val="0"/>
          <w:numId w:val="12"/>
        </w:numPr>
        <w:pBdr>
          <w:top w:val="nil"/>
          <w:left w:val="nil"/>
          <w:bottom w:val="nil"/>
          <w:right w:val="nil"/>
          <w:between w:val="nil"/>
        </w:pBdr>
        <w:jc w:val="both"/>
        <w:rPr>
          <w:rFonts w:asciiTheme="majorHAnsi" w:eastAsia="Calibri" w:hAnsiTheme="majorHAnsi" w:cstheme="majorHAnsi"/>
          <w:color w:val="000000"/>
          <w:sz w:val="22"/>
          <w:szCs w:val="22"/>
        </w:rPr>
      </w:pPr>
      <w:r w:rsidRPr="00616EC3">
        <w:rPr>
          <w:rFonts w:asciiTheme="majorHAnsi" w:eastAsia="Calibri" w:hAnsiTheme="majorHAnsi" w:cstheme="majorHAnsi"/>
          <w:color w:val="000000"/>
          <w:sz w:val="22"/>
          <w:szCs w:val="22"/>
        </w:rPr>
        <w:t xml:space="preserve">Delivered </w:t>
      </w:r>
      <w:proofErr w:type="gramStart"/>
      <w:r w:rsidRPr="00616EC3">
        <w:rPr>
          <w:rFonts w:asciiTheme="majorHAnsi" w:eastAsia="Calibri" w:hAnsiTheme="majorHAnsi" w:cstheme="majorHAnsi"/>
          <w:color w:val="000000"/>
          <w:sz w:val="22"/>
          <w:szCs w:val="22"/>
        </w:rPr>
        <w:t>usage</w:t>
      </w:r>
      <w:proofErr w:type="gramEnd"/>
      <w:r w:rsidRPr="00616EC3">
        <w:rPr>
          <w:rFonts w:asciiTheme="majorHAnsi" w:eastAsia="Calibri" w:hAnsiTheme="majorHAnsi" w:cstheme="majorHAnsi"/>
          <w:color w:val="000000"/>
          <w:sz w:val="22"/>
          <w:szCs w:val="22"/>
        </w:rPr>
        <w:t xml:space="preserve"> dashboards and AI adoption metrics through Viva Insights and Power BI, reporting directly to executive stakeholders.</w:t>
      </w:r>
    </w:p>
    <w:p w14:paraId="30A03E83" w14:textId="77777777" w:rsidR="004F0B77" w:rsidRPr="00616EC3" w:rsidRDefault="00172464" w:rsidP="00616EC3">
      <w:pPr>
        <w:pStyle w:val="ListParagraph"/>
        <w:numPr>
          <w:ilvl w:val="0"/>
          <w:numId w:val="12"/>
        </w:numPr>
        <w:pBdr>
          <w:top w:val="nil"/>
          <w:left w:val="nil"/>
          <w:bottom w:val="nil"/>
          <w:right w:val="nil"/>
          <w:between w:val="nil"/>
        </w:pBdr>
        <w:jc w:val="both"/>
        <w:rPr>
          <w:rFonts w:asciiTheme="majorHAnsi" w:eastAsia="Calibri" w:hAnsiTheme="majorHAnsi" w:cstheme="majorHAnsi"/>
          <w:color w:val="000000"/>
          <w:sz w:val="22"/>
          <w:szCs w:val="22"/>
        </w:rPr>
      </w:pPr>
      <w:r w:rsidRPr="00616EC3">
        <w:rPr>
          <w:rFonts w:asciiTheme="majorHAnsi" w:eastAsia="Calibri" w:hAnsiTheme="majorHAnsi" w:cstheme="majorHAnsi"/>
          <w:color w:val="000000"/>
          <w:sz w:val="22"/>
          <w:szCs w:val="22"/>
        </w:rPr>
        <w:t>Owned the enterprise roadmap for Generative AI integration, selecting appropriate tools (Copilot, Gemini</w:t>
      </w:r>
      <w:proofErr w:type="gramStart"/>
      <w:r w:rsidRPr="00616EC3">
        <w:rPr>
          <w:rFonts w:asciiTheme="majorHAnsi" w:eastAsia="Calibri" w:hAnsiTheme="majorHAnsi" w:cstheme="majorHAnsi"/>
          <w:color w:val="000000"/>
          <w:sz w:val="22"/>
          <w:szCs w:val="22"/>
        </w:rPr>
        <w:t>, )</w:t>
      </w:r>
      <w:proofErr w:type="gramEnd"/>
      <w:r w:rsidRPr="00616EC3">
        <w:rPr>
          <w:rFonts w:asciiTheme="majorHAnsi" w:eastAsia="Calibri" w:hAnsiTheme="majorHAnsi" w:cstheme="majorHAnsi"/>
          <w:color w:val="000000"/>
          <w:sz w:val="22"/>
          <w:szCs w:val="22"/>
        </w:rPr>
        <w:t xml:space="preserve"> for each business domain.</w:t>
      </w:r>
    </w:p>
    <w:p w14:paraId="0E8B07A7" w14:textId="77777777" w:rsidR="004F0B77" w:rsidRPr="00616EC3" w:rsidRDefault="00172464" w:rsidP="00616EC3">
      <w:pPr>
        <w:pStyle w:val="ListParagraph"/>
        <w:numPr>
          <w:ilvl w:val="0"/>
          <w:numId w:val="12"/>
        </w:numPr>
        <w:pBdr>
          <w:top w:val="nil"/>
          <w:left w:val="nil"/>
          <w:bottom w:val="nil"/>
          <w:right w:val="nil"/>
          <w:between w:val="nil"/>
        </w:pBdr>
        <w:jc w:val="both"/>
        <w:rPr>
          <w:rFonts w:asciiTheme="majorHAnsi" w:eastAsia="Calibri" w:hAnsiTheme="majorHAnsi" w:cstheme="majorHAnsi"/>
          <w:color w:val="000000"/>
          <w:sz w:val="22"/>
          <w:szCs w:val="22"/>
        </w:rPr>
      </w:pPr>
      <w:r w:rsidRPr="00616EC3">
        <w:rPr>
          <w:rFonts w:asciiTheme="majorHAnsi" w:eastAsia="Calibri" w:hAnsiTheme="majorHAnsi" w:cstheme="majorHAnsi"/>
          <w:color w:val="000000"/>
          <w:sz w:val="22"/>
          <w:szCs w:val="22"/>
        </w:rPr>
        <w:t>Developed GenAI capabilities in Microsoft 365 through close collaboration with MSFT and AWS solution architects.</w:t>
      </w:r>
    </w:p>
    <w:p w14:paraId="06B156E8" w14:textId="77777777" w:rsidR="004F0B77" w:rsidRPr="00616EC3" w:rsidRDefault="00172464" w:rsidP="00616EC3">
      <w:pPr>
        <w:pStyle w:val="ListParagraph"/>
        <w:numPr>
          <w:ilvl w:val="0"/>
          <w:numId w:val="12"/>
        </w:numPr>
        <w:pBdr>
          <w:top w:val="nil"/>
          <w:left w:val="nil"/>
          <w:bottom w:val="nil"/>
          <w:right w:val="nil"/>
          <w:between w:val="nil"/>
        </w:pBdr>
        <w:jc w:val="both"/>
        <w:rPr>
          <w:rFonts w:asciiTheme="majorHAnsi" w:eastAsia="Calibri" w:hAnsiTheme="majorHAnsi" w:cstheme="majorHAnsi"/>
          <w:color w:val="000000"/>
          <w:sz w:val="22"/>
          <w:szCs w:val="22"/>
        </w:rPr>
      </w:pPr>
      <w:r w:rsidRPr="00616EC3">
        <w:rPr>
          <w:rFonts w:asciiTheme="majorHAnsi" w:eastAsia="Calibri" w:hAnsiTheme="majorHAnsi" w:cstheme="majorHAnsi"/>
          <w:color w:val="000000"/>
          <w:sz w:val="22"/>
          <w:szCs w:val="22"/>
        </w:rPr>
        <w:t>Piloted and scaled AI Agent services in SharePoint using Copilot Studio for credit risk analysis, fraud detection, and regulatory filings.</w:t>
      </w:r>
    </w:p>
    <w:p w14:paraId="5C5FAF76" w14:textId="77777777" w:rsidR="004F0B77" w:rsidRPr="00616EC3" w:rsidRDefault="00172464" w:rsidP="00616EC3">
      <w:pPr>
        <w:pStyle w:val="ListParagraph"/>
        <w:numPr>
          <w:ilvl w:val="0"/>
          <w:numId w:val="12"/>
        </w:numPr>
        <w:pBdr>
          <w:top w:val="nil"/>
          <w:left w:val="nil"/>
          <w:bottom w:val="nil"/>
          <w:right w:val="nil"/>
          <w:between w:val="nil"/>
        </w:pBdr>
        <w:jc w:val="both"/>
        <w:rPr>
          <w:rFonts w:asciiTheme="majorHAnsi" w:eastAsia="Calibri" w:hAnsiTheme="majorHAnsi" w:cstheme="majorHAnsi"/>
          <w:color w:val="000000"/>
          <w:sz w:val="22"/>
          <w:szCs w:val="22"/>
        </w:rPr>
      </w:pPr>
      <w:r w:rsidRPr="00616EC3">
        <w:rPr>
          <w:rFonts w:asciiTheme="majorHAnsi" w:eastAsia="Calibri" w:hAnsiTheme="majorHAnsi" w:cstheme="majorHAnsi"/>
          <w:color w:val="000000"/>
          <w:sz w:val="22"/>
          <w:szCs w:val="22"/>
        </w:rPr>
        <w:t>Authored policy-compliant prompt engineering guidelines for AI use in financial operations.</w:t>
      </w:r>
    </w:p>
    <w:p w14:paraId="5DDB3003" w14:textId="77777777" w:rsidR="004F0B77" w:rsidRPr="00616EC3" w:rsidRDefault="00172464" w:rsidP="00616EC3">
      <w:pPr>
        <w:pStyle w:val="ListParagraph"/>
        <w:numPr>
          <w:ilvl w:val="0"/>
          <w:numId w:val="12"/>
        </w:numPr>
        <w:pBdr>
          <w:top w:val="nil"/>
          <w:left w:val="nil"/>
          <w:bottom w:val="nil"/>
          <w:right w:val="nil"/>
          <w:between w:val="nil"/>
        </w:pBdr>
        <w:jc w:val="both"/>
        <w:rPr>
          <w:rFonts w:asciiTheme="majorHAnsi" w:eastAsia="Calibri" w:hAnsiTheme="majorHAnsi" w:cstheme="majorHAnsi"/>
          <w:color w:val="000000"/>
          <w:sz w:val="22"/>
          <w:szCs w:val="22"/>
        </w:rPr>
      </w:pPr>
      <w:r w:rsidRPr="00616EC3">
        <w:rPr>
          <w:rFonts w:asciiTheme="majorHAnsi" w:eastAsia="Calibri" w:hAnsiTheme="majorHAnsi" w:cstheme="majorHAnsi"/>
          <w:color w:val="000000"/>
          <w:sz w:val="22"/>
          <w:szCs w:val="22"/>
        </w:rPr>
        <w:t>Championed cross-functional AI education, training 200+ users across IT, Compliance, and Ops.</w:t>
      </w:r>
    </w:p>
    <w:p w14:paraId="3CCDBD61" w14:textId="77777777" w:rsidR="004F0B77" w:rsidRPr="00616EC3" w:rsidRDefault="00172464" w:rsidP="00616EC3">
      <w:pPr>
        <w:pStyle w:val="ListParagraph"/>
        <w:numPr>
          <w:ilvl w:val="0"/>
          <w:numId w:val="12"/>
        </w:numPr>
        <w:pBdr>
          <w:top w:val="nil"/>
          <w:left w:val="nil"/>
          <w:bottom w:val="nil"/>
          <w:right w:val="nil"/>
          <w:between w:val="nil"/>
        </w:pBdr>
        <w:jc w:val="both"/>
        <w:rPr>
          <w:rFonts w:asciiTheme="majorHAnsi" w:eastAsia="Calibri" w:hAnsiTheme="majorHAnsi" w:cstheme="majorHAnsi"/>
          <w:color w:val="000000"/>
          <w:sz w:val="22"/>
          <w:szCs w:val="22"/>
        </w:rPr>
      </w:pPr>
      <w:r w:rsidRPr="00616EC3">
        <w:rPr>
          <w:rFonts w:asciiTheme="majorHAnsi" w:eastAsia="Calibri" w:hAnsiTheme="majorHAnsi" w:cstheme="majorHAnsi"/>
          <w:color w:val="000000"/>
          <w:sz w:val="22"/>
          <w:szCs w:val="22"/>
        </w:rPr>
        <w:t>Integrated AI Search + Translator tools into M365 Copilot workflows to improve document localization and cross-border operations.</w:t>
      </w:r>
    </w:p>
    <w:p w14:paraId="3BE7075B" w14:textId="77777777" w:rsidR="004F0B77" w:rsidRPr="00616EC3" w:rsidRDefault="00172464" w:rsidP="00616EC3">
      <w:pPr>
        <w:pStyle w:val="ListParagraph"/>
        <w:numPr>
          <w:ilvl w:val="0"/>
          <w:numId w:val="12"/>
        </w:numPr>
        <w:pBdr>
          <w:top w:val="nil"/>
          <w:left w:val="nil"/>
          <w:bottom w:val="nil"/>
          <w:right w:val="nil"/>
          <w:between w:val="nil"/>
        </w:pBdr>
        <w:jc w:val="both"/>
        <w:rPr>
          <w:rFonts w:asciiTheme="majorHAnsi" w:eastAsia="Calibri" w:hAnsiTheme="majorHAnsi" w:cstheme="majorHAnsi"/>
          <w:color w:val="000000"/>
          <w:sz w:val="22"/>
          <w:szCs w:val="22"/>
        </w:rPr>
      </w:pPr>
      <w:r w:rsidRPr="00616EC3">
        <w:rPr>
          <w:rFonts w:asciiTheme="majorHAnsi" w:eastAsia="Calibri" w:hAnsiTheme="majorHAnsi" w:cstheme="majorHAnsi"/>
          <w:color w:val="000000"/>
          <w:sz w:val="22"/>
          <w:szCs w:val="22"/>
        </w:rPr>
        <w:t>Created a scalable framework to design, train, and deploy Copilot Agents across client-specific SharePoint environments.</w:t>
      </w:r>
    </w:p>
    <w:p w14:paraId="29121516" w14:textId="77777777" w:rsidR="004F0B77" w:rsidRPr="00616EC3" w:rsidRDefault="00172464" w:rsidP="00616EC3">
      <w:pPr>
        <w:pStyle w:val="ListParagraph"/>
        <w:numPr>
          <w:ilvl w:val="0"/>
          <w:numId w:val="12"/>
        </w:numPr>
        <w:pBdr>
          <w:top w:val="nil"/>
          <w:left w:val="nil"/>
          <w:bottom w:val="nil"/>
          <w:right w:val="nil"/>
          <w:between w:val="nil"/>
        </w:pBdr>
        <w:jc w:val="both"/>
        <w:rPr>
          <w:rFonts w:asciiTheme="majorHAnsi" w:eastAsia="Calibri" w:hAnsiTheme="majorHAnsi" w:cstheme="majorHAnsi"/>
          <w:color w:val="000000"/>
          <w:sz w:val="22"/>
          <w:szCs w:val="22"/>
        </w:rPr>
      </w:pPr>
      <w:r w:rsidRPr="00616EC3">
        <w:rPr>
          <w:rFonts w:asciiTheme="majorHAnsi" w:eastAsia="Calibri" w:hAnsiTheme="majorHAnsi" w:cstheme="majorHAnsi"/>
          <w:color w:val="000000"/>
          <w:sz w:val="22"/>
          <w:szCs w:val="22"/>
        </w:rPr>
        <w:t xml:space="preserve">Collaborated with developers to enhance AI reliability and reduce </w:t>
      </w:r>
      <w:r w:rsidRPr="00616EC3">
        <w:rPr>
          <w:rFonts w:asciiTheme="majorHAnsi" w:eastAsia="Calibri" w:hAnsiTheme="majorHAnsi" w:cstheme="majorHAnsi"/>
          <w:sz w:val="22"/>
          <w:szCs w:val="22"/>
        </w:rPr>
        <w:t>hallucinations across</w:t>
      </w:r>
      <w:r w:rsidRPr="00616EC3">
        <w:rPr>
          <w:rFonts w:asciiTheme="majorHAnsi" w:eastAsia="Calibri" w:hAnsiTheme="majorHAnsi" w:cstheme="majorHAnsi"/>
          <w:color w:val="000000"/>
          <w:sz w:val="22"/>
          <w:szCs w:val="22"/>
        </w:rPr>
        <w:t xml:space="preserve"> copilots.</w:t>
      </w:r>
    </w:p>
    <w:p w14:paraId="35BFBD77" w14:textId="77777777" w:rsidR="004F0B77" w:rsidRPr="00616EC3" w:rsidRDefault="00172464" w:rsidP="00616EC3">
      <w:pPr>
        <w:pStyle w:val="ListParagraph"/>
        <w:numPr>
          <w:ilvl w:val="0"/>
          <w:numId w:val="12"/>
        </w:numPr>
        <w:pBdr>
          <w:top w:val="nil"/>
          <w:left w:val="nil"/>
          <w:bottom w:val="nil"/>
          <w:right w:val="nil"/>
          <w:between w:val="nil"/>
        </w:pBdr>
        <w:jc w:val="both"/>
        <w:rPr>
          <w:rFonts w:asciiTheme="majorHAnsi" w:eastAsia="Calibri" w:hAnsiTheme="majorHAnsi" w:cstheme="majorHAnsi"/>
          <w:color w:val="000000"/>
          <w:sz w:val="22"/>
          <w:szCs w:val="22"/>
        </w:rPr>
      </w:pPr>
      <w:r w:rsidRPr="00616EC3">
        <w:rPr>
          <w:rFonts w:asciiTheme="majorHAnsi" w:eastAsia="Calibri" w:hAnsiTheme="majorHAnsi" w:cstheme="majorHAnsi"/>
          <w:color w:val="000000"/>
          <w:sz w:val="22"/>
          <w:szCs w:val="22"/>
        </w:rPr>
        <w:t xml:space="preserve">Created robust sentiment analysis models for customer support interactions, overcoming challenges with technical jargon through domain-specific training data and ensemble modeling approaches. </w:t>
      </w:r>
    </w:p>
    <w:p w14:paraId="17D45B38" w14:textId="77777777" w:rsidR="004F0B77" w:rsidRPr="00616EC3" w:rsidRDefault="00172464" w:rsidP="00616EC3">
      <w:pPr>
        <w:pStyle w:val="ListParagraph"/>
        <w:numPr>
          <w:ilvl w:val="0"/>
          <w:numId w:val="12"/>
        </w:numPr>
        <w:pBdr>
          <w:top w:val="nil"/>
          <w:left w:val="nil"/>
          <w:bottom w:val="nil"/>
          <w:right w:val="nil"/>
          <w:between w:val="nil"/>
        </w:pBdr>
        <w:jc w:val="both"/>
        <w:rPr>
          <w:rFonts w:asciiTheme="majorHAnsi" w:eastAsia="Calibri" w:hAnsiTheme="majorHAnsi" w:cstheme="majorHAnsi"/>
          <w:color w:val="000000"/>
          <w:sz w:val="22"/>
          <w:szCs w:val="22"/>
        </w:rPr>
      </w:pPr>
      <w:r w:rsidRPr="00616EC3">
        <w:rPr>
          <w:rFonts w:asciiTheme="majorHAnsi" w:eastAsia="Calibri" w:hAnsiTheme="majorHAnsi" w:cstheme="majorHAnsi"/>
          <w:color w:val="000000"/>
          <w:sz w:val="22"/>
          <w:szCs w:val="22"/>
        </w:rPr>
        <w:t>Developed reusable prompt templates and evaluated performance of dynamic prompting strategies across different support categories and user intents.</w:t>
      </w:r>
    </w:p>
    <w:p w14:paraId="48BC36C7" w14:textId="77777777" w:rsidR="004F0B77" w:rsidRPr="00616EC3" w:rsidRDefault="00172464" w:rsidP="00616EC3">
      <w:pPr>
        <w:pStyle w:val="ListParagraph"/>
        <w:numPr>
          <w:ilvl w:val="0"/>
          <w:numId w:val="12"/>
        </w:numPr>
        <w:pBdr>
          <w:top w:val="nil"/>
          <w:left w:val="nil"/>
          <w:bottom w:val="nil"/>
          <w:right w:val="nil"/>
          <w:between w:val="nil"/>
        </w:pBdr>
        <w:jc w:val="both"/>
        <w:rPr>
          <w:rFonts w:asciiTheme="majorHAnsi" w:eastAsia="Calibri" w:hAnsiTheme="majorHAnsi" w:cstheme="majorHAnsi"/>
          <w:color w:val="000000"/>
          <w:sz w:val="22"/>
          <w:szCs w:val="22"/>
        </w:rPr>
      </w:pPr>
      <w:r w:rsidRPr="00616EC3">
        <w:rPr>
          <w:rFonts w:asciiTheme="majorHAnsi" w:eastAsia="Calibri" w:hAnsiTheme="majorHAnsi" w:cstheme="majorHAnsi"/>
          <w:color w:val="000000"/>
          <w:sz w:val="22"/>
          <w:szCs w:val="22"/>
        </w:rPr>
        <w:t>Built early-stage RAG workflows integrating internal knowledge base articles and Snowflake, testing semantic retrieval with manually curated embeddings.</w:t>
      </w:r>
    </w:p>
    <w:p w14:paraId="778E5C69" w14:textId="77777777" w:rsidR="004F0B77" w:rsidRPr="00616EC3" w:rsidRDefault="00172464" w:rsidP="00616EC3">
      <w:pPr>
        <w:pStyle w:val="ListParagraph"/>
        <w:numPr>
          <w:ilvl w:val="0"/>
          <w:numId w:val="12"/>
        </w:numPr>
        <w:pBdr>
          <w:top w:val="nil"/>
          <w:left w:val="nil"/>
          <w:bottom w:val="nil"/>
          <w:right w:val="nil"/>
          <w:between w:val="nil"/>
        </w:pBdr>
        <w:jc w:val="both"/>
        <w:rPr>
          <w:rFonts w:asciiTheme="majorHAnsi" w:eastAsia="Calibri" w:hAnsiTheme="majorHAnsi" w:cstheme="majorHAnsi"/>
          <w:color w:val="000000"/>
          <w:sz w:val="22"/>
          <w:szCs w:val="22"/>
        </w:rPr>
      </w:pPr>
      <w:r w:rsidRPr="00616EC3">
        <w:rPr>
          <w:rFonts w:asciiTheme="majorHAnsi" w:eastAsia="Calibri" w:hAnsiTheme="majorHAnsi" w:cstheme="majorHAnsi"/>
          <w:color w:val="000000"/>
          <w:sz w:val="22"/>
          <w:szCs w:val="22"/>
        </w:rPr>
        <w:t>Integrated LlamaIndex with internal document sources to enhance retrieval precision in prototype RAG pipelines, enabling structured indexing and efficient query routing from support knowledge bases.</w:t>
      </w:r>
    </w:p>
    <w:p w14:paraId="2B7C2C78" w14:textId="77777777" w:rsidR="004F0B77" w:rsidRPr="00616EC3" w:rsidRDefault="00172464" w:rsidP="00616EC3">
      <w:pPr>
        <w:pStyle w:val="ListParagraph"/>
        <w:numPr>
          <w:ilvl w:val="0"/>
          <w:numId w:val="12"/>
        </w:numPr>
        <w:pBdr>
          <w:top w:val="nil"/>
          <w:left w:val="nil"/>
          <w:bottom w:val="nil"/>
          <w:right w:val="nil"/>
          <w:between w:val="nil"/>
        </w:pBdr>
        <w:jc w:val="both"/>
        <w:rPr>
          <w:rFonts w:asciiTheme="majorHAnsi" w:eastAsia="Calibri" w:hAnsiTheme="majorHAnsi" w:cstheme="majorHAnsi"/>
          <w:color w:val="000000"/>
          <w:sz w:val="22"/>
          <w:szCs w:val="22"/>
        </w:rPr>
      </w:pPr>
      <w:r w:rsidRPr="00616EC3">
        <w:rPr>
          <w:rFonts w:asciiTheme="majorHAnsi" w:eastAsia="Calibri" w:hAnsiTheme="majorHAnsi" w:cstheme="majorHAnsi"/>
          <w:color w:val="000000"/>
          <w:sz w:val="22"/>
          <w:szCs w:val="22"/>
        </w:rPr>
        <w:t xml:space="preserve">Engineered an automated ticket triage system using NLP techniques to extract product categories, issue types, and severity levels from unstructured support requests, reducing response time. </w:t>
      </w:r>
    </w:p>
    <w:p w14:paraId="55C2C90A" w14:textId="77777777" w:rsidR="004F0B77" w:rsidRPr="00616EC3" w:rsidRDefault="00172464" w:rsidP="00616EC3">
      <w:pPr>
        <w:pStyle w:val="ListParagraph"/>
        <w:numPr>
          <w:ilvl w:val="0"/>
          <w:numId w:val="12"/>
        </w:numPr>
        <w:pBdr>
          <w:top w:val="nil"/>
          <w:left w:val="nil"/>
          <w:bottom w:val="nil"/>
          <w:right w:val="nil"/>
          <w:between w:val="nil"/>
        </w:pBdr>
        <w:jc w:val="both"/>
        <w:rPr>
          <w:rFonts w:asciiTheme="majorHAnsi" w:eastAsia="Calibri" w:hAnsiTheme="majorHAnsi" w:cstheme="majorHAnsi"/>
          <w:color w:val="000000"/>
          <w:sz w:val="22"/>
          <w:szCs w:val="22"/>
        </w:rPr>
      </w:pPr>
      <w:r w:rsidRPr="00616EC3">
        <w:rPr>
          <w:rFonts w:asciiTheme="majorHAnsi" w:eastAsia="Calibri" w:hAnsiTheme="majorHAnsi" w:cstheme="majorHAnsi"/>
          <w:color w:val="000000"/>
          <w:sz w:val="22"/>
          <w:szCs w:val="22"/>
        </w:rPr>
        <w:t>Developed RESTful APIs using Django and Django REST Framework to expose NLP model functionality, enabling seamless integration with internal support systems.</w:t>
      </w:r>
    </w:p>
    <w:p w14:paraId="2CA76F7B" w14:textId="77777777" w:rsidR="004F0B77" w:rsidRPr="00616EC3" w:rsidRDefault="00172464" w:rsidP="00616EC3">
      <w:pPr>
        <w:pStyle w:val="ListParagraph"/>
        <w:numPr>
          <w:ilvl w:val="0"/>
          <w:numId w:val="12"/>
        </w:numPr>
        <w:pBdr>
          <w:top w:val="nil"/>
          <w:left w:val="nil"/>
          <w:bottom w:val="nil"/>
          <w:right w:val="nil"/>
          <w:between w:val="nil"/>
        </w:pBdr>
        <w:jc w:val="both"/>
        <w:rPr>
          <w:rFonts w:asciiTheme="majorHAnsi" w:eastAsia="Calibri" w:hAnsiTheme="majorHAnsi" w:cstheme="majorHAnsi"/>
          <w:color w:val="000000"/>
          <w:sz w:val="22"/>
          <w:szCs w:val="22"/>
        </w:rPr>
      </w:pPr>
      <w:r w:rsidRPr="00616EC3">
        <w:rPr>
          <w:rFonts w:asciiTheme="majorHAnsi" w:eastAsia="Calibri" w:hAnsiTheme="majorHAnsi" w:cstheme="majorHAnsi"/>
          <w:color w:val="000000"/>
          <w:sz w:val="22"/>
          <w:szCs w:val="22"/>
        </w:rPr>
        <w:t>Created lightweight Flask microservices to handle specialized NLP tasks and prototype new features rapidly within the support ticket routing system.</w:t>
      </w:r>
    </w:p>
    <w:p w14:paraId="2E6C9C46" w14:textId="77777777" w:rsidR="004F0B77" w:rsidRPr="00616EC3" w:rsidRDefault="00172464" w:rsidP="00616EC3">
      <w:pPr>
        <w:pStyle w:val="ListParagraph"/>
        <w:numPr>
          <w:ilvl w:val="0"/>
          <w:numId w:val="12"/>
        </w:numPr>
        <w:pBdr>
          <w:top w:val="nil"/>
          <w:left w:val="nil"/>
          <w:bottom w:val="nil"/>
          <w:right w:val="nil"/>
          <w:between w:val="nil"/>
        </w:pBdr>
        <w:jc w:val="both"/>
        <w:rPr>
          <w:rFonts w:asciiTheme="majorHAnsi" w:eastAsia="Calibri" w:hAnsiTheme="majorHAnsi" w:cstheme="majorHAnsi"/>
          <w:color w:val="000000"/>
          <w:sz w:val="22"/>
          <w:szCs w:val="22"/>
        </w:rPr>
      </w:pPr>
      <w:r w:rsidRPr="00616EC3">
        <w:rPr>
          <w:rFonts w:asciiTheme="majorHAnsi" w:eastAsia="Calibri" w:hAnsiTheme="majorHAnsi" w:cstheme="majorHAnsi"/>
          <w:color w:val="000000"/>
          <w:sz w:val="22"/>
          <w:szCs w:val="22"/>
        </w:rPr>
        <w:lastRenderedPageBreak/>
        <w:t>Implemented text classification model results in a Snowflake data warehouse to facilitate cross-team analytics and reporting.</w:t>
      </w:r>
    </w:p>
    <w:p w14:paraId="17B3F410" w14:textId="77777777" w:rsidR="004F0B77" w:rsidRPr="00616EC3" w:rsidRDefault="00172464" w:rsidP="00616EC3">
      <w:pPr>
        <w:pStyle w:val="ListParagraph"/>
        <w:numPr>
          <w:ilvl w:val="0"/>
          <w:numId w:val="12"/>
        </w:numPr>
        <w:pBdr>
          <w:top w:val="nil"/>
          <w:left w:val="nil"/>
          <w:bottom w:val="nil"/>
          <w:right w:val="nil"/>
          <w:between w:val="nil"/>
        </w:pBdr>
        <w:jc w:val="both"/>
        <w:rPr>
          <w:rFonts w:asciiTheme="majorHAnsi" w:eastAsia="Calibri" w:hAnsiTheme="majorHAnsi" w:cstheme="majorHAnsi"/>
          <w:color w:val="000000"/>
          <w:sz w:val="22"/>
          <w:szCs w:val="22"/>
        </w:rPr>
      </w:pPr>
      <w:r w:rsidRPr="00616EC3">
        <w:rPr>
          <w:rFonts w:asciiTheme="majorHAnsi" w:eastAsia="Calibri" w:hAnsiTheme="majorHAnsi" w:cstheme="majorHAnsi"/>
          <w:color w:val="000000"/>
          <w:sz w:val="22"/>
          <w:szCs w:val="22"/>
        </w:rPr>
        <w:t>Deployed all NLP models in a secure, containerized environment using Docker and orchestrated workloads on Kubernetes, ensuring compliance with data privacy regulations via on-premises infrastructure.</w:t>
      </w:r>
    </w:p>
    <w:p w14:paraId="6DA6B9FD" w14:textId="77777777" w:rsidR="004F0B77" w:rsidRPr="00616EC3" w:rsidRDefault="00172464" w:rsidP="00616EC3">
      <w:pPr>
        <w:pStyle w:val="ListParagraph"/>
        <w:numPr>
          <w:ilvl w:val="0"/>
          <w:numId w:val="12"/>
        </w:numPr>
        <w:pBdr>
          <w:top w:val="nil"/>
          <w:left w:val="nil"/>
          <w:bottom w:val="nil"/>
          <w:right w:val="nil"/>
          <w:between w:val="nil"/>
        </w:pBdr>
        <w:jc w:val="both"/>
        <w:rPr>
          <w:rFonts w:asciiTheme="majorHAnsi" w:eastAsia="Calibri" w:hAnsiTheme="majorHAnsi" w:cstheme="majorHAnsi"/>
          <w:color w:val="000000"/>
          <w:sz w:val="22"/>
          <w:szCs w:val="22"/>
        </w:rPr>
      </w:pPr>
      <w:r w:rsidRPr="00616EC3">
        <w:rPr>
          <w:rFonts w:asciiTheme="majorHAnsi" w:eastAsia="Calibri" w:hAnsiTheme="majorHAnsi" w:cstheme="majorHAnsi"/>
          <w:color w:val="000000"/>
          <w:sz w:val="22"/>
          <w:szCs w:val="22"/>
        </w:rPr>
        <w:t>Built and maintained CI/CD pipelines using Jenkins and Git integrations, enabling automated testing, containerization, and deployment of updated models to Kubernetes clusters.</w:t>
      </w:r>
    </w:p>
    <w:p w14:paraId="303A173F" w14:textId="77777777" w:rsidR="004F0B77" w:rsidRPr="00616EC3" w:rsidRDefault="00172464" w:rsidP="00616EC3">
      <w:pPr>
        <w:pStyle w:val="ListParagraph"/>
        <w:numPr>
          <w:ilvl w:val="0"/>
          <w:numId w:val="12"/>
        </w:numPr>
        <w:pBdr>
          <w:top w:val="nil"/>
          <w:left w:val="nil"/>
          <w:bottom w:val="nil"/>
          <w:right w:val="nil"/>
          <w:between w:val="nil"/>
        </w:pBdr>
        <w:jc w:val="both"/>
        <w:rPr>
          <w:rFonts w:asciiTheme="majorHAnsi" w:eastAsia="Calibri" w:hAnsiTheme="majorHAnsi" w:cstheme="majorHAnsi"/>
          <w:color w:val="000000"/>
          <w:sz w:val="22"/>
          <w:szCs w:val="22"/>
        </w:rPr>
      </w:pPr>
      <w:r w:rsidRPr="00616EC3">
        <w:rPr>
          <w:rFonts w:asciiTheme="majorHAnsi" w:eastAsia="Calibri" w:hAnsiTheme="majorHAnsi" w:cstheme="majorHAnsi"/>
          <w:color w:val="000000"/>
          <w:sz w:val="22"/>
          <w:szCs w:val="22"/>
        </w:rPr>
        <w:t>Used Terraform to define and manage Kubernetes cluster provisioning.</w:t>
      </w:r>
    </w:p>
    <w:p w14:paraId="3F9A9AF0" w14:textId="77777777" w:rsidR="004F0B77" w:rsidRPr="00616EC3" w:rsidRDefault="00172464" w:rsidP="00616EC3">
      <w:pPr>
        <w:pStyle w:val="ListParagraph"/>
        <w:numPr>
          <w:ilvl w:val="0"/>
          <w:numId w:val="12"/>
        </w:numPr>
        <w:pBdr>
          <w:top w:val="nil"/>
          <w:left w:val="nil"/>
          <w:bottom w:val="nil"/>
          <w:right w:val="nil"/>
          <w:between w:val="nil"/>
        </w:pBdr>
        <w:jc w:val="both"/>
        <w:rPr>
          <w:rFonts w:asciiTheme="majorHAnsi" w:eastAsia="Calibri" w:hAnsiTheme="majorHAnsi" w:cstheme="majorHAnsi"/>
          <w:color w:val="000000"/>
          <w:sz w:val="22"/>
          <w:szCs w:val="22"/>
        </w:rPr>
      </w:pPr>
      <w:r w:rsidRPr="00616EC3">
        <w:rPr>
          <w:rFonts w:asciiTheme="majorHAnsi" w:eastAsia="Calibri" w:hAnsiTheme="majorHAnsi" w:cstheme="majorHAnsi"/>
          <w:color w:val="000000"/>
          <w:sz w:val="22"/>
          <w:szCs w:val="22"/>
        </w:rPr>
        <w:t xml:space="preserve">Leveraged </w:t>
      </w:r>
      <w:proofErr w:type="spellStart"/>
      <w:r w:rsidRPr="00616EC3">
        <w:rPr>
          <w:rFonts w:asciiTheme="majorHAnsi" w:eastAsia="Calibri" w:hAnsiTheme="majorHAnsi" w:cstheme="majorHAnsi"/>
          <w:color w:val="000000"/>
          <w:sz w:val="22"/>
          <w:szCs w:val="22"/>
        </w:rPr>
        <w:t>MLflow</w:t>
      </w:r>
      <w:proofErr w:type="spellEnd"/>
      <w:r w:rsidRPr="00616EC3">
        <w:rPr>
          <w:rFonts w:asciiTheme="majorHAnsi" w:eastAsia="Calibri" w:hAnsiTheme="majorHAnsi" w:cstheme="majorHAnsi"/>
          <w:color w:val="000000"/>
          <w:sz w:val="22"/>
          <w:szCs w:val="22"/>
        </w:rPr>
        <w:t xml:space="preserve"> for end-to-end model lifecycle management—tracking experiments, storing versions, and integrating retraining logic based on performance thresholds.</w:t>
      </w:r>
    </w:p>
    <w:p w14:paraId="2936B4DE" w14:textId="77777777" w:rsidR="004F0B77" w:rsidRPr="00616EC3" w:rsidRDefault="00172464" w:rsidP="00616EC3">
      <w:pPr>
        <w:pStyle w:val="ListParagraph"/>
        <w:numPr>
          <w:ilvl w:val="0"/>
          <w:numId w:val="12"/>
        </w:numPr>
        <w:pBdr>
          <w:top w:val="nil"/>
          <w:left w:val="nil"/>
          <w:bottom w:val="nil"/>
          <w:right w:val="nil"/>
          <w:between w:val="nil"/>
        </w:pBdr>
        <w:jc w:val="both"/>
        <w:rPr>
          <w:rFonts w:asciiTheme="majorHAnsi" w:eastAsia="Calibri" w:hAnsiTheme="majorHAnsi" w:cstheme="majorHAnsi"/>
          <w:color w:val="000000"/>
          <w:sz w:val="22"/>
          <w:szCs w:val="22"/>
        </w:rPr>
      </w:pPr>
      <w:r w:rsidRPr="00616EC3">
        <w:rPr>
          <w:rFonts w:asciiTheme="majorHAnsi" w:eastAsia="Calibri" w:hAnsiTheme="majorHAnsi" w:cstheme="majorHAnsi"/>
          <w:color w:val="000000"/>
          <w:sz w:val="22"/>
          <w:szCs w:val="22"/>
        </w:rPr>
        <w:t xml:space="preserve">Utilized tools </w:t>
      </w:r>
      <w:proofErr w:type="gramStart"/>
      <w:r w:rsidRPr="00616EC3">
        <w:rPr>
          <w:rFonts w:asciiTheme="majorHAnsi" w:eastAsia="Calibri" w:hAnsiTheme="majorHAnsi" w:cstheme="majorHAnsi"/>
          <w:color w:val="000000"/>
          <w:sz w:val="22"/>
          <w:szCs w:val="22"/>
        </w:rPr>
        <w:t>like cube</w:t>
      </w:r>
      <w:proofErr w:type="gramEnd"/>
      <w:r w:rsidRPr="00616EC3">
        <w:rPr>
          <w:rFonts w:asciiTheme="majorHAnsi" w:eastAsia="Calibri" w:hAnsiTheme="majorHAnsi" w:cstheme="majorHAnsi"/>
          <w:color w:val="000000"/>
          <w:sz w:val="22"/>
          <w:szCs w:val="22"/>
        </w:rPr>
        <w:t xml:space="preserve"> CTL for managing deployments, connecting to clusters through CLI interfaces to implement and maintain the production infrastructure. </w:t>
      </w:r>
    </w:p>
    <w:p w14:paraId="32C56DA9" w14:textId="77777777" w:rsidR="004F0B77" w:rsidRPr="00616EC3" w:rsidRDefault="00172464" w:rsidP="00616EC3">
      <w:pPr>
        <w:pStyle w:val="ListParagraph"/>
        <w:numPr>
          <w:ilvl w:val="0"/>
          <w:numId w:val="12"/>
        </w:numPr>
        <w:pBdr>
          <w:top w:val="nil"/>
          <w:left w:val="nil"/>
          <w:bottom w:val="nil"/>
          <w:right w:val="nil"/>
          <w:between w:val="nil"/>
        </w:pBdr>
        <w:jc w:val="both"/>
        <w:rPr>
          <w:rFonts w:asciiTheme="majorHAnsi" w:eastAsia="Calibri" w:hAnsiTheme="majorHAnsi" w:cstheme="majorHAnsi"/>
          <w:color w:val="000000"/>
          <w:sz w:val="22"/>
          <w:szCs w:val="22"/>
        </w:rPr>
      </w:pPr>
      <w:r w:rsidRPr="00616EC3">
        <w:rPr>
          <w:rFonts w:asciiTheme="majorHAnsi" w:eastAsia="Calibri" w:hAnsiTheme="majorHAnsi" w:cstheme="majorHAnsi"/>
          <w:color w:val="000000"/>
          <w:sz w:val="22"/>
          <w:szCs w:val="22"/>
        </w:rPr>
        <w:t>Utilized TensorFlow to develop and deploy text classification and sentiment analysis models for customer and support ticket data.</w:t>
      </w:r>
    </w:p>
    <w:p w14:paraId="5B0CAB09" w14:textId="77777777" w:rsidR="004F0B77" w:rsidRPr="008D0670" w:rsidRDefault="00172464">
      <w:pPr>
        <w:pBdr>
          <w:top w:val="nil"/>
          <w:left w:val="nil"/>
          <w:bottom w:val="nil"/>
          <w:right w:val="nil"/>
          <w:between w:val="nil"/>
        </w:pBdr>
        <w:jc w:val="both"/>
        <w:rPr>
          <w:rFonts w:asciiTheme="majorHAnsi" w:eastAsia="Calibri" w:hAnsiTheme="majorHAnsi" w:cstheme="majorHAnsi"/>
          <w:color w:val="000000"/>
          <w:sz w:val="22"/>
          <w:szCs w:val="22"/>
        </w:rPr>
      </w:pPr>
      <w:r w:rsidRPr="008D0670">
        <w:rPr>
          <w:rFonts w:asciiTheme="majorHAnsi" w:eastAsia="Calibri" w:hAnsiTheme="majorHAnsi" w:cstheme="majorHAnsi"/>
          <w:b/>
          <w:bCs/>
          <w:color w:val="000000"/>
          <w:sz w:val="22"/>
          <w:szCs w:val="22"/>
        </w:rPr>
        <w:t>Environment:</w:t>
      </w:r>
      <w:r w:rsidRPr="008D0670">
        <w:rPr>
          <w:rFonts w:asciiTheme="majorHAnsi" w:eastAsia="Calibri" w:hAnsiTheme="majorHAnsi" w:cstheme="majorHAnsi"/>
          <w:color w:val="000000"/>
          <w:sz w:val="22"/>
          <w:szCs w:val="22"/>
        </w:rPr>
        <w:t xml:space="preserve"> Microsoft 365 Copilot, Copilot Studio, Azure OpenAI, AWS Q, Gemini for Workspace, LangChain, LlamaIndex, Hugging Face Transformers (Distil BERT, Ro </w:t>
      </w:r>
      <w:proofErr w:type="spellStart"/>
      <w:r w:rsidRPr="008D0670">
        <w:rPr>
          <w:rFonts w:asciiTheme="majorHAnsi" w:eastAsia="Calibri" w:hAnsiTheme="majorHAnsi" w:cstheme="majorHAnsi"/>
          <w:color w:val="000000"/>
          <w:sz w:val="22"/>
          <w:szCs w:val="22"/>
        </w:rPr>
        <w:t>BERTa</w:t>
      </w:r>
      <w:proofErr w:type="spellEnd"/>
      <w:r w:rsidRPr="008D0670">
        <w:rPr>
          <w:rFonts w:asciiTheme="majorHAnsi" w:eastAsia="Calibri" w:hAnsiTheme="majorHAnsi" w:cstheme="majorHAnsi"/>
          <w:color w:val="000000"/>
          <w:sz w:val="22"/>
          <w:szCs w:val="22"/>
        </w:rPr>
        <w:t xml:space="preserve">), OpenAI APIs, Prompt Engineering, Agent Design, RAG Pipelines, Semantic Search, Document Translation, AI Q&amp;A, Domain-Specific Fine-tuning, TensorFlow, </w:t>
      </w:r>
      <w:proofErr w:type="spellStart"/>
      <w:r w:rsidRPr="008D0670">
        <w:rPr>
          <w:rFonts w:asciiTheme="majorHAnsi" w:eastAsia="Calibri" w:hAnsiTheme="majorHAnsi" w:cstheme="majorHAnsi"/>
          <w:color w:val="000000"/>
          <w:sz w:val="22"/>
          <w:szCs w:val="22"/>
        </w:rPr>
        <w:t>PyTorch</w:t>
      </w:r>
      <w:proofErr w:type="spellEnd"/>
      <w:r w:rsidRPr="008D0670">
        <w:rPr>
          <w:rFonts w:asciiTheme="majorHAnsi" w:eastAsia="Calibri" w:hAnsiTheme="majorHAnsi" w:cstheme="majorHAnsi"/>
          <w:color w:val="000000"/>
          <w:sz w:val="22"/>
          <w:szCs w:val="22"/>
        </w:rPr>
        <w:t xml:space="preserve">, Scikit-learn, </w:t>
      </w:r>
      <w:proofErr w:type="spellStart"/>
      <w:r w:rsidRPr="008D0670">
        <w:rPr>
          <w:rFonts w:asciiTheme="majorHAnsi" w:eastAsia="Calibri" w:hAnsiTheme="majorHAnsi" w:cstheme="majorHAnsi"/>
          <w:color w:val="000000"/>
          <w:sz w:val="22"/>
          <w:szCs w:val="22"/>
        </w:rPr>
        <w:t>XGBoost</w:t>
      </w:r>
      <w:proofErr w:type="spellEnd"/>
      <w:r w:rsidRPr="008D0670">
        <w:rPr>
          <w:rFonts w:asciiTheme="majorHAnsi" w:eastAsia="Calibri" w:hAnsiTheme="majorHAnsi" w:cstheme="majorHAnsi"/>
          <w:color w:val="000000"/>
          <w:sz w:val="22"/>
          <w:szCs w:val="22"/>
        </w:rPr>
        <w:t xml:space="preserve">, Docker, Kubernetes, </w:t>
      </w:r>
      <w:proofErr w:type="spellStart"/>
      <w:r w:rsidRPr="008D0670">
        <w:rPr>
          <w:rFonts w:asciiTheme="majorHAnsi" w:eastAsia="Calibri" w:hAnsiTheme="majorHAnsi" w:cstheme="majorHAnsi"/>
          <w:color w:val="000000"/>
          <w:sz w:val="22"/>
          <w:szCs w:val="22"/>
        </w:rPr>
        <w:t>Minikube</w:t>
      </w:r>
      <w:proofErr w:type="spellEnd"/>
      <w:r w:rsidRPr="008D0670">
        <w:rPr>
          <w:rFonts w:asciiTheme="majorHAnsi" w:eastAsia="Calibri" w:hAnsiTheme="majorHAnsi" w:cstheme="majorHAnsi"/>
          <w:color w:val="000000"/>
          <w:sz w:val="22"/>
          <w:szCs w:val="22"/>
        </w:rPr>
        <w:t xml:space="preserve">, Helm, Prometheus, Grafana (if applicable), Model Drift Monitoring with </w:t>
      </w:r>
      <w:proofErr w:type="spellStart"/>
      <w:r w:rsidRPr="008D0670">
        <w:rPr>
          <w:rFonts w:asciiTheme="majorHAnsi" w:eastAsia="Calibri" w:hAnsiTheme="majorHAnsi" w:cstheme="majorHAnsi"/>
          <w:color w:val="000000"/>
          <w:sz w:val="22"/>
          <w:szCs w:val="22"/>
        </w:rPr>
        <w:t>MLflow</w:t>
      </w:r>
      <w:proofErr w:type="spellEnd"/>
      <w:r w:rsidRPr="008D0670">
        <w:rPr>
          <w:rFonts w:asciiTheme="majorHAnsi" w:eastAsia="Calibri" w:hAnsiTheme="majorHAnsi" w:cstheme="majorHAnsi"/>
          <w:color w:val="000000"/>
          <w:sz w:val="22"/>
          <w:szCs w:val="22"/>
        </w:rPr>
        <w:t>, Git, Jenkins, GitHub, GitLab CI/CD, Docker Compose, cube CTL</w:t>
      </w:r>
    </w:p>
    <w:p w14:paraId="100A4C6B" w14:textId="77777777" w:rsidR="004F0B77" w:rsidRPr="008D0670" w:rsidRDefault="004F0B77">
      <w:pPr>
        <w:spacing w:line="259" w:lineRule="auto"/>
        <w:jc w:val="both"/>
        <w:rPr>
          <w:rFonts w:asciiTheme="majorHAnsi" w:eastAsia="Calibri" w:hAnsiTheme="majorHAnsi" w:cstheme="majorHAnsi"/>
          <w:sz w:val="22"/>
          <w:szCs w:val="22"/>
        </w:rPr>
      </w:pPr>
    </w:p>
    <w:p w14:paraId="762257AB" w14:textId="77777777" w:rsidR="004F0B77" w:rsidRPr="008D0670" w:rsidRDefault="00172464">
      <w:pPr>
        <w:tabs>
          <w:tab w:val="right" w:pos="10466"/>
        </w:tabs>
        <w:spacing w:line="259" w:lineRule="auto"/>
        <w:jc w:val="both"/>
        <w:rPr>
          <w:rFonts w:asciiTheme="majorHAnsi" w:eastAsia="Calibri" w:hAnsiTheme="majorHAnsi" w:cstheme="majorHAnsi"/>
          <w:b/>
          <w:bCs/>
          <w:sz w:val="22"/>
          <w:szCs w:val="22"/>
        </w:rPr>
      </w:pPr>
      <w:r w:rsidRPr="008D0670">
        <w:rPr>
          <w:rFonts w:asciiTheme="majorHAnsi" w:eastAsia="Calibri" w:hAnsiTheme="majorHAnsi" w:cstheme="majorHAnsi"/>
          <w:b/>
          <w:bCs/>
          <w:sz w:val="22"/>
          <w:szCs w:val="22"/>
        </w:rPr>
        <w:t>Client: Citigroup</w:t>
      </w:r>
      <w:r w:rsidRPr="008D0670">
        <w:rPr>
          <w:rFonts w:asciiTheme="majorHAnsi" w:eastAsia="Calibri" w:hAnsiTheme="majorHAnsi" w:cstheme="majorHAnsi"/>
          <w:b/>
          <w:bCs/>
          <w:sz w:val="22"/>
          <w:szCs w:val="22"/>
        </w:rPr>
        <w:tab/>
        <w:t>Aug 2016- Oct 2017</w:t>
      </w:r>
    </w:p>
    <w:p w14:paraId="1E8A412C" w14:textId="77777777" w:rsidR="004F0B77" w:rsidRPr="008D0670" w:rsidRDefault="00172464">
      <w:pPr>
        <w:spacing w:line="259" w:lineRule="auto"/>
        <w:jc w:val="both"/>
        <w:rPr>
          <w:rFonts w:asciiTheme="majorHAnsi" w:eastAsia="Calibri" w:hAnsiTheme="majorHAnsi" w:cstheme="majorHAnsi"/>
          <w:b/>
          <w:bCs/>
          <w:sz w:val="22"/>
          <w:szCs w:val="22"/>
        </w:rPr>
      </w:pPr>
      <w:r w:rsidRPr="008D0670">
        <w:rPr>
          <w:rFonts w:asciiTheme="majorHAnsi" w:eastAsia="Calibri" w:hAnsiTheme="majorHAnsi" w:cstheme="majorHAnsi"/>
          <w:b/>
          <w:bCs/>
          <w:sz w:val="22"/>
          <w:szCs w:val="22"/>
        </w:rPr>
        <w:t>Role-Application Developer</w:t>
      </w:r>
    </w:p>
    <w:p w14:paraId="38F2E6D0" w14:textId="77777777" w:rsidR="004F0B77" w:rsidRDefault="00172464">
      <w:pPr>
        <w:spacing w:line="259" w:lineRule="auto"/>
        <w:jc w:val="both"/>
        <w:rPr>
          <w:rFonts w:asciiTheme="majorHAnsi" w:eastAsia="Calibri" w:hAnsiTheme="majorHAnsi" w:cstheme="majorHAnsi"/>
          <w:b/>
          <w:bCs/>
          <w:sz w:val="22"/>
          <w:szCs w:val="22"/>
        </w:rPr>
      </w:pPr>
      <w:r w:rsidRPr="00616EC3">
        <w:rPr>
          <w:rFonts w:asciiTheme="majorHAnsi" w:eastAsia="Calibri" w:hAnsiTheme="majorHAnsi" w:cstheme="majorHAnsi"/>
          <w:b/>
          <w:bCs/>
          <w:sz w:val="22"/>
          <w:szCs w:val="22"/>
        </w:rPr>
        <w:t>Project: Send Money with Zelle</w:t>
      </w:r>
    </w:p>
    <w:p w14:paraId="6094939A" w14:textId="77777777" w:rsidR="00616EC3" w:rsidRDefault="00616EC3">
      <w:pPr>
        <w:spacing w:line="259" w:lineRule="auto"/>
        <w:jc w:val="both"/>
        <w:rPr>
          <w:rFonts w:asciiTheme="majorHAnsi" w:eastAsia="Calibri" w:hAnsiTheme="majorHAnsi" w:cstheme="majorHAnsi"/>
          <w:b/>
          <w:bCs/>
          <w:sz w:val="22"/>
          <w:szCs w:val="22"/>
        </w:rPr>
      </w:pPr>
    </w:p>
    <w:p w14:paraId="00A27D07" w14:textId="4FA66EEB" w:rsidR="00616EC3" w:rsidRPr="00616EC3" w:rsidRDefault="00616EC3">
      <w:pPr>
        <w:spacing w:line="259" w:lineRule="auto"/>
        <w:jc w:val="both"/>
        <w:rPr>
          <w:rFonts w:asciiTheme="majorHAnsi" w:eastAsia="Calibri" w:hAnsiTheme="majorHAnsi" w:cstheme="majorHAnsi"/>
          <w:b/>
          <w:bCs/>
          <w:sz w:val="22"/>
          <w:szCs w:val="22"/>
        </w:rPr>
      </w:pPr>
      <w:r w:rsidRPr="008D0670">
        <w:rPr>
          <w:rFonts w:asciiTheme="majorHAnsi" w:eastAsia="Calibri" w:hAnsiTheme="majorHAnsi" w:cstheme="majorHAnsi"/>
          <w:b/>
          <w:bCs/>
          <w:sz w:val="22"/>
          <w:szCs w:val="22"/>
          <w:u w:val="single"/>
        </w:rPr>
        <w:t>Responsibilities</w:t>
      </w:r>
    </w:p>
    <w:p w14:paraId="598D8B62" w14:textId="77777777" w:rsidR="004F0B77" w:rsidRPr="00616EC3" w:rsidRDefault="00172464" w:rsidP="00616EC3">
      <w:pPr>
        <w:pStyle w:val="ListParagraph"/>
        <w:numPr>
          <w:ilvl w:val="0"/>
          <w:numId w:val="14"/>
        </w:numPr>
        <w:spacing w:line="259" w:lineRule="auto"/>
        <w:jc w:val="both"/>
        <w:rPr>
          <w:rFonts w:asciiTheme="majorHAnsi" w:eastAsia="Calibri" w:hAnsiTheme="majorHAnsi" w:cstheme="majorHAnsi"/>
          <w:sz w:val="22"/>
          <w:szCs w:val="22"/>
        </w:rPr>
      </w:pPr>
      <w:proofErr w:type="spellStart"/>
      <w:r w:rsidRPr="00616EC3">
        <w:rPr>
          <w:rFonts w:asciiTheme="majorHAnsi" w:eastAsia="Calibri" w:hAnsiTheme="majorHAnsi" w:cstheme="majorHAnsi"/>
          <w:sz w:val="22"/>
          <w:szCs w:val="22"/>
        </w:rPr>
        <w:t>ClearXchange</w:t>
      </w:r>
      <w:proofErr w:type="spellEnd"/>
      <w:r w:rsidRPr="00616EC3">
        <w:rPr>
          <w:rFonts w:asciiTheme="majorHAnsi" w:eastAsia="Calibri" w:hAnsiTheme="majorHAnsi" w:cstheme="majorHAnsi"/>
          <w:sz w:val="22"/>
          <w:szCs w:val="22"/>
        </w:rPr>
        <w:t xml:space="preserve"> (CXC) is a network in the United States that lets customers of participating financial institutions such as Citibank send payments easily to each other. Customers will receive payment notifications from the financial institution they're registered with members of the </w:t>
      </w:r>
      <w:proofErr w:type="spellStart"/>
      <w:r w:rsidRPr="00616EC3">
        <w:rPr>
          <w:rFonts w:asciiTheme="majorHAnsi" w:eastAsia="Calibri" w:hAnsiTheme="majorHAnsi" w:cstheme="majorHAnsi"/>
          <w:sz w:val="22"/>
          <w:szCs w:val="22"/>
        </w:rPr>
        <w:t>ClearXchange</w:t>
      </w:r>
      <w:proofErr w:type="spellEnd"/>
      <w:r w:rsidRPr="00616EC3">
        <w:rPr>
          <w:rFonts w:asciiTheme="majorHAnsi" w:eastAsia="Calibri" w:hAnsiTheme="majorHAnsi" w:cstheme="majorHAnsi"/>
          <w:sz w:val="22"/>
          <w:szCs w:val="22"/>
        </w:rPr>
        <w:t xml:space="preserve"> network. Citibank provides an online transaction to send/receive money from their own bank’s online or mobile banking service, making it easier.</w:t>
      </w:r>
    </w:p>
    <w:p w14:paraId="262915EE" w14:textId="77777777" w:rsidR="004F0B77" w:rsidRPr="00616EC3" w:rsidRDefault="00172464" w:rsidP="00616EC3">
      <w:pPr>
        <w:pStyle w:val="ListParagraph"/>
        <w:numPr>
          <w:ilvl w:val="0"/>
          <w:numId w:val="14"/>
        </w:numPr>
        <w:spacing w:line="259" w:lineRule="auto"/>
        <w:jc w:val="both"/>
        <w:rPr>
          <w:rFonts w:asciiTheme="majorHAnsi" w:eastAsia="Calibri" w:hAnsiTheme="majorHAnsi" w:cstheme="majorHAnsi"/>
          <w:sz w:val="22"/>
          <w:szCs w:val="22"/>
        </w:rPr>
      </w:pPr>
      <w:r w:rsidRPr="00616EC3">
        <w:rPr>
          <w:rFonts w:asciiTheme="majorHAnsi" w:eastAsia="Calibri" w:hAnsiTheme="majorHAnsi" w:cstheme="majorHAnsi"/>
          <w:sz w:val="22"/>
          <w:szCs w:val="22"/>
        </w:rPr>
        <w:t>Responsibilities</w:t>
      </w:r>
    </w:p>
    <w:p w14:paraId="113B1172" w14:textId="77777777" w:rsidR="004F0B77" w:rsidRPr="00616EC3" w:rsidRDefault="00172464" w:rsidP="00616EC3">
      <w:pPr>
        <w:pStyle w:val="ListParagraph"/>
        <w:numPr>
          <w:ilvl w:val="0"/>
          <w:numId w:val="14"/>
        </w:numPr>
        <w:spacing w:line="259" w:lineRule="auto"/>
        <w:jc w:val="both"/>
        <w:rPr>
          <w:rFonts w:asciiTheme="majorHAnsi" w:eastAsia="Calibri" w:hAnsiTheme="majorHAnsi" w:cstheme="majorHAnsi"/>
          <w:sz w:val="22"/>
          <w:szCs w:val="22"/>
        </w:rPr>
      </w:pPr>
      <w:proofErr w:type="gramStart"/>
      <w:r w:rsidRPr="00616EC3">
        <w:rPr>
          <w:rFonts w:asciiTheme="majorHAnsi" w:eastAsia="Calibri" w:hAnsiTheme="majorHAnsi" w:cstheme="majorHAnsi"/>
          <w:sz w:val="22"/>
          <w:szCs w:val="22"/>
        </w:rPr>
        <w:t>Instrumental in</w:t>
      </w:r>
      <w:proofErr w:type="gramEnd"/>
      <w:r w:rsidRPr="00616EC3">
        <w:rPr>
          <w:rFonts w:asciiTheme="majorHAnsi" w:eastAsia="Calibri" w:hAnsiTheme="majorHAnsi" w:cstheme="majorHAnsi"/>
          <w:sz w:val="22"/>
          <w:szCs w:val="22"/>
        </w:rPr>
        <w:t xml:space="preserve"> documenting business process mapping, day-to-day Agile scrum activities ensuring development meets business need by creating comprehensive user stories that include techniques for building Acceptance Criteria to build test plans and test cases.</w:t>
      </w:r>
    </w:p>
    <w:p w14:paraId="22190EEB" w14:textId="77777777" w:rsidR="004F0B77" w:rsidRPr="00616EC3" w:rsidRDefault="00172464" w:rsidP="00616EC3">
      <w:pPr>
        <w:pStyle w:val="ListParagraph"/>
        <w:numPr>
          <w:ilvl w:val="0"/>
          <w:numId w:val="14"/>
        </w:numPr>
        <w:spacing w:line="259" w:lineRule="auto"/>
        <w:jc w:val="both"/>
        <w:rPr>
          <w:rFonts w:asciiTheme="majorHAnsi" w:eastAsia="Calibri" w:hAnsiTheme="majorHAnsi" w:cstheme="majorHAnsi"/>
          <w:sz w:val="22"/>
          <w:szCs w:val="22"/>
        </w:rPr>
      </w:pPr>
      <w:r w:rsidRPr="00616EC3">
        <w:rPr>
          <w:rFonts w:asciiTheme="majorHAnsi" w:eastAsia="Calibri" w:hAnsiTheme="majorHAnsi" w:cstheme="majorHAnsi"/>
          <w:sz w:val="22"/>
          <w:szCs w:val="22"/>
        </w:rPr>
        <w:t>Collects and researches specific Client Requirements for Projects, identifies Workflows, Data, System, User Interface, and Reporting Specifications.</w:t>
      </w:r>
    </w:p>
    <w:p w14:paraId="365E124E" w14:textId="77777777" w:rsidR="004F0B77" w:rsidRPr="00616EC3" w:rsidRDefault="00172464" w:rsidP="00616EC3">
      <w:pPr>
        <w:pStyle w:val="ListParagraph"/>
        <w:numPr>
          <w:ilvl w:val="0"/>
          <w:numId w:val="14"/>
        </w:numPr>
        <w:spacing w:line="259" w:lineRule="auto"/>
        <w:jc w:val="both"/>
        <w:rPr>
          <w:rFonts w:asciiTheme="majorHAnsi" w:eastAsia="Calibri" w:hAnsiTheme="majorHAnsi" w:cstheme="majorHAnsi"/>
          <w:sz w:val="22"/>
          <w:szCs w:val="22"/>
        </w:rPr>
      </w:pPr>
      <w:r w:rsidRPr="00616EC3">
        <w:rPr>
          <w:rFonts w:asciiTheme="majorHAnsi" w:eastAsia="Calibri" w:hAnsiTheme="majorHAnsi" w:cstheme="majorHAnsi"/>
          <w:sz w:val="22"/>
          <w:szCs w:val="22"/>
        </w:rPr>
        <w:t>Champion learning and understanding of workflow concepts, gap and impact analysis, cost benefit and risk analysis along with creation of data definition to analytics teams to define reporting needs for successes, failures and errors where data can later be leveraged for performance analysis, trending, prediction over time to improve efficiency and customer experience.</w:t>
      </w:r>
    </w:p>
    <w:p w14:paraId="51F1185F" w14:textId="77777777" w:rsidR="004F0B77" w:rsidRPr="00616EC3" w:rsidRDefault="00172464" w:rsidP="00616EC3">
      <w:pPr>
        <w:pStyle w:val="ListParagraph"/>
        <w:numPr>
          <w:ilvl w:val="0"/>
          <w:numId w:val="14"/>
        </w:numPr>
        <w:spacing w:line="259" w:lineRule="auto"/>
        <w:jc w:val="both"/>
        <w:rPr>
          <w:rFonts w:asciiTheme="majorHAnsi" w:eastAsia="Calibri" w:hAnsiTheme="majorHAnsi" w:cstheme="majorHAnsi"/>
          <w:sz w:val="22"/>
          <w:szCs w:val="22"/>
        </w:rPr>
      </w:pPr>
      <w:r w:rsidRPr="00616EC3">
        <w:rPr>
          <w:rFonts w:asciiTheme="majorHAnsi" w:eastAsia="Calibri" w:hAnsiTheme="majorHAnsi" w:cstheme="majorHAnsi"/>
          <w:sz w:val="22"/>
          <w:szCs w:val="22"/>
        </w:rPr>
        <w:t xml:space="preserve">Applied UX design principles for landing </w:t>
      </w:r>
      <w:proofErr w:type="gramStart"/>
      <w:r w:rsidRPr="00616EC3">
        <w:rPr>
          <w:rFonts w:asciiTheme="majorHAnsi" w:eastAsia="Calibri" w:hAnsiTheme="majorHAnsi" w:cstheme="majorHAnsi"/>
          <w:sz w:val="22"/>
          <w:szCs w:val="22"/>
        </w:rPr>
        <w:t>page</w:t>
      </w:r>
      <w:proofErr w:type="gramEnd"/>
      <w:r w:rsidRPr="00616EC3">
        <w:rPr>
          <w:rFonts w:asciiTheme="majorHAnsi" w:eastAsia="Calibri" w:hAnsiTheme="majorHAnsi" w:cstheme="majorHAnsi"/>
          <w:sz w:val="22"/>
          <w:szCs w:val="22"/>
        </w:rPr>
        <w:t>, content, call-to-action, responsive design and overall site optimization.</w:t>
      </w:r>
    </w:p>
    <w:p w14:paraId="2940CCC7" w14:textId="77777777" w:rsidR="004F0B77" w:rsidRPr="00616EC3" w:rsidRDefault="00172464" w:rsidP="00616EC3">
      <w:pPr>
        <w:pStyle w:val="ListParagraph"/>
        <w:numPr>
          <w:ilvl w:val="0"/>
          <w:numId w:val="14"/>
        </w:numPr>
        <w:spacing w:line="259" w:lineRule="auto"/>
        <w:jc w:val="both"/>
        <w:rPr>
          <w:rFonts w:asciiTheme="majorHAnsi" w:eastAsia="Calibri" w:hAnsiTheme="majorHAnsi" w:cstheme="majorHAnsi"/>
          <w:sz w:val="22"/>
          <w:szCs w:val="22"/>
        </w:rPr>
      </w:pPr>
      <w:r w:rsidRPr="00616EC3">
        <w:rPr>
          <w:rFonts w:asciiTheme="majorHAnsi" w:eastAsia="Calibri" w:hAnsiTheme="majorHAnsi" w:cstheme="majorHAnsi"/>
          <w:sz w:val="22"/>
          <w:szCs w:val="22"/>
        </w:rPr>
        <w:t xml:space="preserve">Manage analytics and data reporting strategy for multiple internal departments and </w:t>
      </w:r>
      <w:proofErr w:type="gramStart"/>
      <w:r w:rsidRPr="00616EC3">
        <w:rPr>
          <w:rFonts w:asciiTheme="majorHAnsi" w:eastAsia="Calibri" w:hAnsiTheme="majorHAnsi" w:cstheme="majorHAnsi"/>
          <w:sz w:val="22"/>
          <w:szCs w:val="22"/>
        </w:rPr>
        <w:t>its</w:t>
      </w:r>
      <w:proofErr w:type="gramEnd"/>
      <w:r w:rsidRPr="00616EC3">
        <w:rPr>
          <w:rFonts w:asciiTheme="majorHAnsi" w:eastAsia="Calibri" w:hAnsiTheme="majorHAnsi" w:cstheme="majorHAnsi"/>
          <w:sz w:val="22"/>
          <w:szCs w:val="22"/>
        </w:rPr>
        <w:t xml:space="preserve"> business initiatives, planning, target setting, and reporting.</w:t>
      </w:r>
    </w:p>
    <w:p w14:paraId="35FCC715" w14:textId="77777777" w:rsidR="004F0B77" w:rsidRPr="00616EC3" w:rsidRDefault="00172464" w:rsidP="00616EC3">
      <w:pPr>
        <w:pStyle w:val="ListParagraph"/>
        <w:numPr>
          <w:ilvl w:val="0"/>
          <w:numId w:val="14"/>
        </w:numPr>
        <w:spacing w:line="259" w:lineRule="auto"/>
        <w:jc w:val="both"/>
        <w:rPr>
          <w:rFonts w:asciiTheme="majorHAnsi" w:eastAsia="Calibri" w:hAnsiTheme="majorHAnsi" w:cstheme="majorHAnsi"/>
          <w:sz w:val="22"/>
          <w:szCs w:val="22"/>
        </w:rPr>
      </w:pPr>
      <w:r w:rsidRPr="00616EC3">
        <w:rPr>
          <w:rFonts w:asciiTheme="majorHAnsi" w:eastAsia="Calibri" w:hAnsiTheme="majorHAnsi" w:cstheme="majorHAnsi"/>
          <w:sz w:val="22"/>
          <w:szCs w:val="22"/>
        </w:rPr>
        <w:t>Collaborated with cross-functional teams across a global platform during weekly CAB (Customer Advisory Board) on cloud to store backup data for troubleshooting.</w:t>
      </w:r>
    </w:p>
    <w:p w14:paraId="3D6E53D6" w14:textId="77777777" w:rsidR="004F0B77" w:rsidRPr="00616EC3" w:rsidRDefault="00172464" w:rsidP="00616EC3">
      <w:pPr>
        <w:pStyle w:val="ListParagraph"/>
        <w:numPr>
          <w:ilvl w:val="0"/>
          <w:numId w:val="14"/>
        </w:numPr>
        <w:spacing w:line="259" w:lineRule="auto"/>
        <w:jc w:val="both"/>
        <w:rPr>
          <w:rFonts w:asciiTheme="majorHAnsi" w:eastAsia="Calibri" w:hAnsiTheme="majorHAnsi" w:cstheme="majorHAnsi"/>
          <w:sz w:val="22"/>
          <w:szCs w:val="22"/>
        </w:rPr>
      </w:pPr>
      <w:r w:rsidRPr="00616EC3">
        <w:rPr>
          <w:rFonts w:asciiTheme="majorHAnsi" w:eastAsia="Calibri" w:hAnsiTheme="majorHAnsi" w:cstheme="majorHAnsi"/>
          <w:sz w:val="22"/>
          <w:szCs w:val="22"/>
        </w:rPr>
        <w:t>Involved in the automation testing process of access and deactivation process.</w:t>
      </w:r>
    </w:p>
    <w:p w14:paraId="4C92FF19" w14:textId="77777777" w:rsidR="004F0B77" w:rsidRPr="00616EC3" w:rsidRDefault="00172464" w:rsidP="00616EC3">
      <w:pPr>
        <w:pStyle w:val="ListParagraph"/>
        <w:numPr>
          <w:ilvl w:val="0"/>
          <w:numId w:val="14"/>
        </w:numPr>
        <w:spacing w:line="259" w:lineRule="auto"/>
        <w:jc w:val="both"/>
        <w:rPr>
          <w:rFonts w:asciiTheme="majorHAnsi" w:eastAsia="Calibri" w:hAnsiTheme="majorHAnsi" w:cstheme="majorHAnsi"/>
          <w:sz w:val="22"/>
          <w:szCs w:val="22"/>
        </w:rPr>
      </w:pPr>
      <w:r w:rsidRPr="00616EC3">
        <w:rPr>
          <w:rFonts w:asciiTheme="majorHAnsi" w:eastAsia="Calibri" w:hAnsiTheme="majorHAnsi" w:cstheme="majorHAnsi"/>
          <w:sz w:val="22"/>
          <w:szCs w:val="22"/>
        </w:rPr>
        <w:t>Assisted in developing test plan, test case, and test scenario objectives for verifying the accurate functioning of the system with respect to various mismatching under different permutations and combinations of scenarios including Soup UI and SOA Test.</w:t>
      </w:r>
    </w:p>
    <w:p w14:paraId="3E51516D" w14:textId="77777777" w:rsidR="004F0B77" w:rsidRPr="00616EC3" w:rsidRDefault="00172464" w:rsidP="00616EC3">
      <w:pPr>
        <w:pStyle w:val="ListParagraph"/>
        <w:numPr>
          <w:ilvl w:val="0"/>
          <w:numId w:val="14"/>
        </w:numPr>
        <w:spacing w:line="259" w:lineRule="auto"/>
        <w:jc w:val="both"/>
        <w:rPr>
          <w:rFonts w:asciiTheme="majorHAnsi" w:eastAsia="Calibri" w:hAnsiTheme="majorHAnsi" w:cstheme="majorHAnsi"/>
          <w:sz w:val="22"/>
          <w:szCs w:val="22"/>
        </w:rPr>
      </w:pPr>
      <w:r w:rsidRPr="00616EC3">
        <w:rPr>
          <w:rFonts w:asciiTheme="majorHAnsi" w:eastAsia="Calibri" w:hAnsiTheme="majorHAnsi" w:cstheme="majorHAnsi"/>
          <w:sz w:val="22"/>
          <w:szCs w:val="22"/>
        </w:rPr>
        <w:t>Experience writing SQL Server queries in support of testing and data validation efforts</w:t>
      </w:r>
    </w:p>
    <w:p w14:paraId="50AD994A" w14:textId="77777777" w:rsidR="004F0B77" w:rsidRPr="00616EC3" w:rsidRDefault="00172464" w:rsidP="00616EC3">
      <w:pPr>
        <w:pStyle w:val="ListParagraph"/>
        <w:numPr>
          <w:ilvl w:val="0"/>
          <w:numId w:val="14"/>
        </w:numPr>
        <w:spacing w:line="259" w:lineRule="auto"/>
        <w:jc w:val="both"/>
        <w:rPr>
          <w:rFonts w:asciiTheme="majorHAnsi" w:eastAsia="Calibri" w:hAnsiTheme="majorHAnsi" w:cstheme="majorHAnsi"/>
          <w:sz w:val="22"/>
          <w:szCs w:val="22"/>
        </w:rPr>
      </w:pPr>
      <w:r w:rsidRPr="00616EC3">
        <w:rPr>
          <w:rFonts w:asciiTheme="majorHAnsi" w:eastAsia="Calibri" w:hAnsiTheme="majorHAnsi" w:cstheme="majorHAnsi"/>
          <w:sz w:val="22"/>
          <w:szCs w:val="22"/>
        </w:rPr>
        <w:lastRenderedPageBreak/>
        <w:t>Developed several detailed summary reports including line and pie charts and trend analysis report using business intelligence.</w:t>
      </w:r>
    </w:p>
    <w:p w14:paraId="2EDE8BCB" w14:textId="77777777" w:rsidR="004F0B77" w:rsidRPr="008D0670" w:rsidRDefault="004F0B77">
      <w:pPr>
        <w:spacing w:line="259" w:lineRule="auto"/>
        <w:jc w:val="both"/>
        <w:rPr>
          <w:rFonts w:asciiTheme="majorHAnsi" w:eastAsia="Calibri" w:hAnsiTheme="majorHAnsi" w:cstheme="majorHAnsi"/>
          <w:sz w:val="22"/>
          <w:szCs w:val="22"/>
        </w:rPr>
      </w:pPr>
    </w:p>
    <w:p w14:paraId="2AA5B168" w14:textId="77777777" w:rsidR="004F0B77" w:rsidRPr="008D0670" w:rsidRDefault="00172464">
      <w:pPr>
        <w:tabs>
          <w:tab w:val="right" w:pos="10466"/>
        </w:tabs>
        <w:spacing w:line="259" w:lineRule="auto"/>
        <w:jc w:val="both"/>
        <w:rPr>
          <w:rFonts w:asciiTheme="majorHAnsi" w:eastAsia="Calibri" w:hAnsiTheme="majorHAnsi" w:cstheme="majorHAnsi"/>
          <w:b/>
          <w:bCs/>
          <w:sz w:val="22"/>
          <w:szCs w:val="22"/>
        </w:rPr>
      </w:pPr>
      <w:r w:rsidRPr="008D0670">
        <w:rPr>
          <w:rFonts w:asciiTheme="majorHAnsi" w:eastAsia="Calibri" w:hAnsiTheme="majorHAnsi" w:cstheme="majorHAnsi"/>
          <w:b/>
          <w:bCs/>
          <w:sz w:val="22"/>
          <w:szCs w:val="22"/>
        </w:rPr>
        <w:t xml:space="preserve">Client: Eastern Illinois University </w:t>
      </w:r>
      <w:r w:rsidRPr="008D0670">
        <w:rPr>
          <w:rFonts w:asciiTheme="majorHAnsi" w:eastAsia="Calibri" w:hAnsiTheme="majorHAnsi" w:cstheme="majorHAnsi"/>
          <w:b/>
          <w:bCs/>
          <w:sz w:val="22"/>
          <w:szCs w:val="22"/>
        </w:rPr>
        <w:tab/>
        <w:t>Aug 2013- Dec 2015</w:t>
      </w:r>
    </w:p>
    <w:p w14:paraId="3193A146" w14:textId="3A11E81A" w:rsidR="004F0B77" w:rsidRPr="008D0670" w:rsidRDefault="00172464">
      <w:pPr>
        <w:spacing w:line="259" w:lineRule="auto"/>
        <w:jc w:val="both"/>
        <w:rPr>
          <w:rFonts w:asciiTheme="majorHAnsi" w:eastAsia="Calibri" w:hAnsiTheme="majorHAnsi" w:cstheme="majorHAnsi"/>
          <w:b/>
          <w:bCs/>
          <w:sz w:val="22"/>
          <w:szCs w:val="22"/>
        </w:rPr>
      </w:pPr>
      <w:r w:rsidRPr="008D0670">
        <w:rPr>
          <w:rFonts w:asciiTheme="majorHAnsi" w:eastAsia="Calibri" w:hAnsiTheme="majorHAnsi" w:cstheme="majorHAnsi"/>
          <w:b/>
          <w:bCs/>
          <w:sz w:val="22"/>
          <w:szCs w:val="22"/>
        </w:rPr>
        <w:t>Role-</w:t>
      </w:r>
      <w:r w:rsidR="00616EC3" w:rsidRPr="008D0670">
        <w:rPr>
          <w:rFonts w:asciiTheme="majorHAnsi" w:eastAsia="Calibri" w:hAnsiTheme="majorHAnsi" w:cstheme="majorHAnsi"/>
          <w:b/>
          <w:bCs/>
          <w:sz w:val="22"/>
          <w:szCs w:val="22"/>
        </w:rPr>
        <w:t>Data Analyst</w:t>
      </w:r>
    </w:p>
    <w:p w14:paraId="51661527" w14:textId="77777777" w:rsidR="00616EC3" w:rsidRDefault="00616EC3">
      <w:pPr>
        <w:spacing w:line="259" w:lineRule="auto"/>
        <w:jc w:val="both"/>
        <w:rPr>
          <w:rFonts w:asciiTheme="majorHAnsi" w:eastAsia="Calibri" w:hAnsiTheme="majorHAnsi" w:cstheme="majorHAnsi"/>
          <w:b/>
          <w:bCs/>
          <w:sz w:val="22"/>
          <w:szCs w:val="22"/>
          <w:u w:val="single"/>
        </w:rPr>
      </w:pPr>
    </w:p>
    <w:p w14:paraId="079EC0A4" w14:textId="5C01F021" w:rsidR="004F0B77" w:rsidRPr="00616EC3" w:rsidRDefault="00172464">
      <w:pPr>
        <w:spacing w:line="259" w:lineRule="auto"/>
        <w:jc w:val="both"/>
        <w:rPr>
          <w:rFonts w:asciiTheme="majorHAnsi" w:eastAsia="Calibri" w:hAnsiTheme="majorHAnsi" w:cstheme="majorHAnsi"/>
          <w:b/>
          <w:bCs/>
          <w:sz w:val="22"/>
          <w:szCs w:val="22"/>
          <w:u w:val="single"/>
        </w:rPr>
      </w:pPr>
      <w:r w:rsidRPr="00616EC3">
        <w:rPr>
          <w:rFonts w:asciiTheme="majorHAnsi" w:eastAsia="Calibri" w:hAnsiTheme="majorHAnsi" w:cstheme="majorHAnsi"/>
          <w:b/>
          <w:bCs/>
          <w:sz w:val="22"/>
          <w:szCs w:val="22"/>
          <w:u w:val="single"/>
        </w:rPr>
        <w:t>Responsibilities:</w:t>
      </w:r>
    </w:p>
    <w:p w14:paraId="70510E9E" w14:textId="77777777" w:rsidR="004F0B77" w:rsidRPr="00616EC3" w:rsidRDefault="00172464" w:rsidP="00616EC3">
      <w:pPr>
        <w:pStyle w:val="ListParagraph"/>
        <w:numPr>
          <w:ilvl w:val="0"/>
          <w:numId w:val="15"/>
        </w:numPr>
        <w:spacing w:line="259" w:lineRule="auto"/>
        <w:jc w:val="both"/>
        <w:rPr>
          <w:rFonts w:asciiTheme="majorHAnsi" w:eastAsia="Calibri" w:hAnsiTheme="majorHAnsi" w:cstheme="majorHAnsi"/>
          <w:sz w:val="22"/>
          <w:szCs w:val="22"/>
        </w:rPr>
      </w:pPr>
      <w:r w:rsidRPr="00616EC3">
        <w:rPr>
          <w:rFonts w:asciiTheme="majorHAnsi" w:eastAsia="Calibri" w:hAnsiTheme="majorHAnsi" w:cstheme="majorHAnsi"/>
          <w:sz w:val="22"/>
          <w:szCs w:val="22"/>
        </w:rPr>
        <w:t>Communicated with business partners in weekly meetings, collected deliverables for key milestones, updated test scripts on scope changes, analyzed test plans from PMO work streams and manipulated large data based on Retail, Purchase order, inventory system, Messaging application, Campaigning projects to enhance Point of Sale System in store and online</w:t>
      </w:r>
    </w:p>
    <w:p w14:paraId="70AAC8B1" w14:textId="77777777" w:rsidR="004F0B77" w:rsidRPr="00616EC3" w:rsidRDefault="00172464" w:rsidP="00616EC3">
      <w:pPr>
        <w:pStyle w:val="ListParagraph"/>
        <w:numPr>
          <w:ilvl w:val="0"/>
          <w:numId w:val="15"/>
        </w:numPr>
        <w:spacing w:line="259" w:lineRule="auto"/>
        <w:jc w:val="both"/>
        <w:rPr>
          <w:rFonts w:asciiTheme="majorHAnsi" w:eastAsia="Calibri" w:hAnsiTheme="majorHAnsi" w:cstheme="majorHAnsi"/>
          <w:sz w:val="22"/>
          <w:szCs w:val="22"/>
        </w:rPr>
      </w:pPr>
      <w:r w:rsidRPr="00616EC3">
        <w:rPr>
          <w:rFonts w:asciiTheme="majorHAnsi" w:eastAsia="Calibri" w:hAnsiTheme="majorHAnsi" w:cstheme="majorHAnsi"/>
          <w:sz w:val="22"/>
          <w:szCs w:val="22"/>
        </w:rPr>
        <w:t xml:space="preserve">Drafted and updated slide decks, mapped governance and process </w:t>
      </w:r>
      <w:proofErr w:type="gramStart"/>
      <w:r w:rsidRPr="00616EC3">
        <w:rPr>
          <w:rFonts w:asciiTheme="majorHAnsi" w:eastAsia="Calibri" w:hAnsiTheme="majorHAnsi" w:cstheme="majorHAnsi"/>
          <w:sz w:val="22"/>
          <w:szCs w:val="22"/>
        </w:rPr>
        <w:t>flows</w:t>
      </w:r>
      <w:proofErr w:type="gramEnd"/>
      <w:r w:rsidRPr="00616EC3">
        <w:rPr>
          <w:rFonts w:asciiTheme="majorHAnsi" w:eastAsia="Calibri" w:hAnsiTheme="majorHAnsi" w:cstheme="majorHAnsi"/>
          <w:sz w:val="22"/>
          <w:szCs w:val="22"/>
        </w:rPr>
        <w:t xml:space="preserve"> diagrams for future </w:t>
      </w:r>
      <w:proofErr w:type="gramStart"/>
      <w:r w:rsidRPr="00616EC3">
        <w:rPr>
          <w:rFonts w:asciiTheme="majorHAnsi" w:eastAsia="Calibri" w:hAnsiTheme="majorHAnsi" w:cstheme="majorHAnsi"/>
          <w:sz w:val="22"/>
          <w:szCs w:val="22"/>
        </w:rPr>
        <w:t>process</w:t>
      </w:r>
      <w:proofErr w:type="gramEnd"/>
    </w:p>
    <w:p w14:paraId="62E233E5" w14:textId="77777777" w:rsidR="004F0B77" w:rsidRPr="00616EC3" w:rsidRDefault="00172464" w:rsidP="00616EC3">
      <w:pPr>
        <w:pStyle w:val="ListParagraph"/>
        <w:numPr>
          <w:ilvl w:val="0"/>
          <w:numId w:val="15"/>
        </w:numPr>
        <w:spacing w:line="259" w:lineRule="auto"/>
        <w:jc w:val="both"/>
        <w:rPr>
          <w:rFonts w:asciiTheme="majorHAnsi" w:eastAsia="Calibri" w:hAnsiTheme="majorHAnsi" w:cstheme="majorHAnsi"/>
          <w:sz w:val="22"/>
          <w:szCs w:val="22"/>
        </w:rPr>
      </w:pPr>
      <w:r w:rsidRPr="00616EC3">
        <w:rPr>
          <w:rFonts w:asciiTheme="majorHAnsi" w:eastAsia="Calibri" w:hAnsiTheme="majorHAnsi" w:cstheme="majorHAnsi"/>
          <w:sz w:val="22"/>
          <w:szCs w:val="22"/>
        </w:rPr>
        <w:t>Improved the organization’s quality business goals and service key performance indicators through monitoring, analyzing, and facilitating improvements to processes and procedures.</w:t>
      </w:r>
    </w:p>
    <w:p w14:paraId="1AEDD34D" w14:textId="77777777" w:rsidR="004F0B77" w:rsidRPr="00616EC3" w:rsidRDefault="00172464" w:rsidP="00616EC3">
      <w:pPr>
        <w:pStyle w:val="ListParagraph"/>
        <w:numPr>
          <w:ilvl w:val="0"/>
          <w:numId w:val="15"/>
        </w:numPr>
        <w:spacing w:line="259" w:lineRule="auto"/>
        <w:jc w:val="both"/>
        <w:rPr>
          <w:rFonts w:asciiTheme="majorHAnsi" w:eastAsia="Calibri" w:hAnsiTheme="majorHAnsi" w:cstheme="majorHAnsi"/>
          <w:sz w:val="22"/>
          <w:szCs w:val="22"/>
        </w:rPr>
      </w:pPr>
      <w:r w:rsidRPr="00616EC3">
        <w:rPr>
          <w:rFonts w:asciiTheme="majorHAnsi" w:eastAsia="Calibri" w:hAnsiTheme="majorHAnsi" w:cstheme="majorHAnsi"/>
          <w:sz w:val="22"/>
          <w:szCs w:val="22"/>
        </w:rPr>
        <w:t>Developed and maintained quality databases, collected, analyzed related data, and presented reports to the Quality Management (QM) Committee</w:t>
      </w:r>
    </w:p>
    <w:p w14:paraId="30CFF529" w14:textId="77777777" w:rsidR="004F0B77" w:rsidRPr="00616EC3" w:rsidRDefault="00172464" w:rsidP="00616EC3">
      <w:pPr>
        <w:pStyle w:val="ListParagraph"/>
        <w:numPr>
          <w:ilvl w:val="0"/>
          <w:numId w:val="15"/>
        </w:numPr>
        <w:spacing w:line="259" w:lineRule="auto"/>
        <w:jc w:val="both"/>
        <w:rPr>
          <w:rFonts w:asciiTheme="majorHAnsi" w:eastAsia="Calibri" w:hAnsiTheme="majorHAnsi" w:cstheme="majorHAnsi"/>
          <w:sz w:val="22"/>
          <w:szCs w:val="22"/>
        </w:rPr>
      </w:pPr>
      <w:r w:rsidRPr="00616EC3">
        <w:rPr>
          <w:rFonts w:asciiTheme="majorHAnsi" w:eastAsia="Calibri" w:hAnsiTheme="majorHAnsi" w:cstheme="majorHAnsi"/>
          <w:sz w:val="22"/>
          <w:szCs w:val="22"/>
        </w:rPr>
        <w:t>Analyze requirements and Create User Stories, basic flow chart, swim lanes, and activity diagrams using MS Visio based on business requirement and system functionality to be aligned with the system</w:t>
      </w:r>
    </w:p>
    <w:p w14:paraId="34FCE49C" w14:textId="77777777" w:rsidR="004F0B77" w:rsidRPr="00616EC3" w:rsidRDefault="00172464" w:rsidP="00616EC3">
      <w:pPr>
        <w:pStyle w:val="ListParagraph"/>
        <w:numPr>
          <w:ilvl w:val="0"/>
          <w:numId w:val="15"/>
        </w:numPr>
        <w:spacing w:line="259" w:lineRule="auto"/>
        <w:jc w:val="both"/>
        <w:rPr>
          <w:rFonts w:asciiTheme="majorHAnsi" w:eastAsia="Calibri" w:hAnsiTheme="majorHAnsi" w:cstheme="majorHAnsi"/>
          <w:sz w:val="22"/>
          <w:szCs w:val="22"/>
        </w:rPr>
      </w:pPr>
      <w:r w:rsidRPr="00616EC3">
        <w:rPr>
          <w:rFonts w:asciiTheme="majorHAnsi" w:eastAsia="Calibri" w:hAnsiTheme="majorHAnsi" w:cstheme="majorHAnsi"/>
          <w:sz w:val="22"/>
          <w:szCs w:val="22"/>
        </w:rPr>
        <w:t>Made the lists of impediments where the team were facing from the Daily Scrum Meeting and notified the manager in a timely manner. Also helped the scrum team to solve any conflict resolution after the Daily Scrum Meeting</w:t>
      </w:r>
    </w:p>
    <w:p w14:paraId="64DB0FC8" w14:textId="77777777" w:rsidR="004F0B77" w:rsidRPr="00616EC3" w:rsidRDefault="00172464" w:rsidP="00616EC3">
      <w:pPr>
        <w:pStyle w:val="ListParagraph"/>
        <w:numPr>
          <w:ilvl w:val="0"/>
          <w:numId w:val="15"/>
        </w:numPr>
        <w:spacing w:line="259" w:lineRule="auto"/>
        <w:jc w:val="both"/>
        <w:rPr>
          <w:rFonts w:asciiTheme="majorHAnsi" w:eastAsia="Calibri" w:hAnsiTheme="majorHAnsi" w:cstheme="majorHAnsi"/>
          <w:sz w:val="22"/>
          <w:szCs w:val="22"/>
        </w:rPr>
      </w:pPr>
      <w:r w:rsidRPr="00616EC3">
        <w:rPr>
          <w:rFonts w:asciiTheme="majorHAnsi" w:eastAsia="Calibri" w:hAnsiTheme="majorHAnsi" w:cstheme="majorHAnsi"/>
          <w:sz w:val="22"/>
          <w:szCs w:val="22"/>
        </w:rPr>
        <w:t>Facilitated Scrum events such as Backlog Grooming, Sprint Planning, Daily Scrum Meeting, Sprint</w:t>
      </w:r>
    </w:p>
    <w:p w14:paraId="42F96710" w14:textId="77777777" w:rsidR="004F0B77" w:rsidRPr="00616EC3" w:rsidRDefault="00172464" w:rsidP="00616EC3">
      <w:pPr>
        <w:pStyle w:val="ListParagraph"/>
        <w:numPr>
          <w:ilvl w:val="0"/>
          <w:numId w:val="15"/>
        </w:numPr>
        <w:spacing w:line="259" w:lineRule="auto"/>
        <w:jc w:val="both"/>
        <w:rPr>
          <w:rFonts w:asciiTheme="majorHAnsi" w:eastAsia="Calibri" w:hAnsiTheme="majorHAnsi" w:cstheme="majorHAnsi"/>
          <w:sz w:val="22"/>
          <w:szCs w:val="22"/>
        </w:rPr>
      </w:pPr>
      <w:r w:rsidRPr="00616EC3">
        <w:rPr>
          <w:rFonts w:asciiTheme="majorHAnsi" w:eastAsia="Calibri" w:hAnsiTheme="majorHAnsi" w:cstheme="majorHAnsi"/>
          <w:sz w:val="22"/>
          <w:szCs w:val="22"/>
        </w:rPr>
        <w:t>Review and Sprint Retrospective Meetings for every Sprint as a Scrum Master.</w:t>
      </w:r>
    </w:p>
    <w:p w14:paraId="74F3B0DE" w14:textId="77777777" w:rsidR="004F0B77" w:rsidRPr="00616EC3" w:rsidRDefault="00172464" w:rsidP="00616EC3">
      <w:pPr>
        <w:pStyle w:val="ListParagraph"/>
        <w:numPr>
          <w:ilvl w:val="0"/>
          <w:numId w:val="15"/>
        </w:numPr>
        <w:spacing w:line="259" w:lineRule="auto"/>
        <w:jc w:val="both"/>
        <w:rPr>
          <w:rFonts w:asciiTheme="majorHAnsi" w:eastAsia="Calibri" w:hAnsiTheme="majorHAnsi" w:cstheme="majorHAnsi"/>
          <w:sz w:val="22"/>
          <w:szCs w:val="22"/>
        </w:rPr>
      </w:pPr>
      <w:r w:rsidRPr="00616EC3">
        <w:rPr>
          <w:rFonts w:asciiTheme="majorHAnsi" w:eastAsia="Calibri" w:hAnsiTheme="majorHAnsi" w:cstheme="majorHAnsi"/>
          <w:sz w:val="22"/>
          <w:szCs w:val="22"/>
        </w:rPr>
        <w:t>Manage project timelines and communicate with stakeholders to ensure the project progresses as expected.</w:t>
      </w:r>
    </w:p>
    <w:p w14:paraId="43D52F9B" w14:textId="77777777" w:rsidR="004F0B77" w:rsidRPr="00616EC3" w:rsidRDefault="00172464" w:rsidP="00616EC3">
      <w:pPr>
        <w:pStyle w:val="ListParagraph"/>
        <w:numPr>
          <w:ilvl w:val="0"/>
          <w:numId w:val="15"/>
        </w:numPr>
        <w:spacing w:line="259" w:lineRule="auto"/>
        <w:jc w:val="both"/>
        <w:rPr>
          <w:rFonts w:asciiTheme="majorHAnsi" w:eastAsia="Calibri" w:hAnsiTheme="majorHAnsi" w:cstheme="majorHAnsi"/>
          <w:sz w:val="22"/>
          <w:szCs w:val="22"/>
        </w:rPr>
      </w:pPr>
      <w:r w:rsidRPr="00616EC3">
        <w:rPr>
          <w:rFonts w:asciiTheme="majorHAnsi" w:eastAsia="Calibri" w:hAnsiTheme="majorHAnsi" w:cstheme="majorHAnsi"/>
          <w:sz w:val="22"/>
          <w:szCs w:val="22"/>
        </w:rPr>
        <w:t>Developed and executed software test plans and wrote SQL queries for gathering test data from database and delegated to onsite and offshore team</w:t>
      </w:r>
    </w:p>
    <w:p w14:paraId="649029FE" w14:textId="77777777" w:rsidR="004F0B77" w:rsidRPr="00616EC3" w:rsidRDefault="00172464" w:rsidP="00616EC3">
      <w:pPr>
        <w:pStyle w:val="ListParagraph"/>
        <w:numPr>
          <w:ilvl w:val="0"/>
          <w:numId w:val="15"/>
        </w:numPr>
        <w:spacing w:line="259" w:lineRule="auto"/>
        <w:jc w:val="both"/>
        <w:rPr>
          <w:rFonts w:asciiTheme="majorHAnsi" w:eastAsia="Calibri" w:hAnsiTheme="majorHAnsi" w:cstheme="majorHAnsi"/>
          <w:sz w:val="22"/>
          <w:szCs w:val="22"/>
        </w:rPr>
      </w:pPr>
      <w:r w:rsidRPr="00616EC3">
        <w:rPr>
          <w:rFonts w:asciiTheme="majorHAnsi" w:eastAsia="Calibri" w:hAnsiTheme="majorHAnsi" w:cstheme="majorHAnsi"/>
          <w:sz w:val="22"/>
          <w:szCs w:val="22"/>
        </w:rPr>
        <w:t>Produced various ad hoc and financial reports for internal and external users.</w:t>
      </w:r>
    </w:p>
    <w:p w14:paraId="09A7E991" w14:textId="77777777" w:rsidR="004F0B77" w:rsidRPr="00616EC3" w:rsidRDefault="00172464" w:rsidP="00616EC3">
      <w:pPr>
        <w:pStyle w:val="ListParagraph"/>
        <w:numPr>
          <w:ilvl w:val="0"/>
          <w:numId w:val="15"/>
        </w:numPr>
        <w:spacing w:line="259" w:lineRule="auto"/>
        <w:jc w:val="both"/>
        <w:rPr>
          <w:rFonts w:asciiTheme="majorHAnsi" w:eastAsia="Calibri" w:hAnsiTheme="majorHAnsi" w:cstheme="majorHAnsi"/>
          <w:sz w:val="22"/>
          <w:szCs w:val="22"/>
        </w:rPr>
      </w:pPr>
      <w:r w:rsidRPr="00616EC3">
        <w:rPr>
          <w:rFonts w:asciiTheme="majorHAnsi" w:eastAsia="Calibri" w:hAnsiTheme="majorHAnsi" w:cstheme="majorHAnsi"/>
          <w:sz w:val="22"/>
          <w:szCs w:val="22"/>
        </w:rPr>
        <w:t>Led QA Team to ensure that requirements were met: Developing thorough test plans, Test cases, Test scenarios such as Acceptance, Regression and Performance testing.</w:t>
      </w:r>
    </w:p>
    <w:p w14:paraId="09B80F8F" w14:textId="77777777" w:rsidR="004F0B77" w:rsidRPr="00616EC3" w:rsidRDefault="00172464" w:rsidP="00616EC3">
      <w:pPr>
        <w:pStyle w:val="ListParagraph"/>
        <w:numPr>
          <w:ilvl w:val="0"/>
          <w:numId w:val="15"/>
        </w:numPr>
        <w:spacing w:line="259" w:lineRule="auto"/>
        <w:jc w:val="both"/>
        <w:rPr>
          <w:rFonts w:asciiTheme="majorHAnsi" w:eastAsia="Calibri" w:hAnsiTheme="majorHAnsi" w:cstheme="majorHAnsi"/>
          <w:sz w:val="22"/>
          <w:szCs w:val="22"/>
        </w:rPr>
      </w:pPr>
      <w:r w:rsidRPr="00616EC3">
        <w:rPr>
          <w:rFonts w:asciiTheme="majorHAnsi" w:eastAsia="Calibri" w:hAnsiTheme="majorHAnsi" w:cstheme="majorHAnsi"/>
          <w:sz w:val="22"/>
          <w:szCs w:val="22"/>
        </w:rPr>
        <w:t>Conducted Demos to business on the software development as per the requirements gathered and validated the UAT functional and regression testing.</w:t>
      </w:r>
    </w:p>
    <w:p w14:paraId="7539970B" w14:textId="77777777" w:rsidR="004F0B77" w:rsidRPr="008D0670" w:rsidRDefault="004F0B77">
      <w:pPr>
        <w:spacing w:line="259" w:lineRule="auto"/>
        <w:ind w:left="360"/>
        <w:jc w:val="both"/>
        <w:rPr>
          <w:rFonts w:asciiTheme="majorHAnsi" w:eastAsia="Calibri" w:hAnsiTheme="majorHAnsi" w:cstheme="majorHAnsi"/>
          <w:sz w:val="22"/>
          <w:szCs w:val="22"/>
        </w:rPr>
      </w:pPr>
    </w:p>
    <w:p w14:paraId="3D6486BE" w14:textId="77777777" w:rsidR="004F0B77" w:rsidRPr="008D0670" w:rsidRDefault="00172464">
      <w:pPr>
        <w:spacing w:line="259" w:lineRule="auto"/>
        <w:ind w:left="360"/>
        <w:jc w:val="both"/>
        <w:rPr>
          <w:rFonts w:asciiTheme="majorHAnsi" w:eastAsia="Calibri" w:hAnsiTheme="majorHAnsi" w:cstheme="majorHAnsi"/>
          <w:color w:val="6C777C"/>
          <w:sz w:val="22"/>
          <w:szCs w:val="22"/>
        </w:rPr>
      </w:pPr>
      <w:r w:rsidRPr="008D0670">
        <w:rPr>
          <w:rFonts w:asciiTheme="majorHAnsi" w:eastAsia="Calibri" w:hAnsiTheme="majorHAnsi" w:cstheme="majorHAnsi"/>
          <w:color w:val="6C777C"/>
          <w:sz w:val="22"/>
          <w:szCs w:val="22"/>
        </w:rPr>
        <w:t>Education &amp; Certifications</w:t>
      </w:r>
    </w:p>
    <w:p w14:paraId="549209B4" w14:textId="77777777" w:rsidR="004F0B77" w:rsidRPr="008D0670" w:rsidRDefault="00172464">
      <w:pPr>
        <w:pBdr>
          <w:top w:val="nil"/>
          <w:left w:val="nil"/>
          <w:bottom w:val="nil"/>
          <w:right w:val="nil"/>
          <w:between w:val="nil"/>
        </w:pBdr>
        <w:rPr>
          <w:rFonts w:asciiTheme="majorHAnsi" w:eastAsia="Calibri" w:hAnsiTheme="majorHAnsi" w:cstheme="majorHAnsi"/>
          <w:color w:val="000000"/>
          <w:sz w:val="22"/>
          <w:szCs w:val="22"/>
        </w:rPr>
      </w:pPr>
      <w:r w:rsidRPr="008D0670">
        <w:rPr>
          <w:rFonts w:asciiTheme="majorHAnsi" w:eastAsia="Calibri" w:hAnsiTheme="majorHAnsi" w:cstheme="majorHAnsi"/>
          <w:noProof/>
          <w:color w:val="000000"/>
          <w:sz w:val="22"/>
          <w:szCs w:val="22"/>
        </w:rPr>
        <w:drawing>
          <wp:inline distT="0" distB="0" distL="0" distR="0" wp14:anchorId="6E954B95" wp14:editId="708173EF">
            <wp:extent cx="7298905" cy="17718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2"/>
                    <a:srcRect/>
                    <a:stretch>
                      <a:fillRect/>
                    </a:stretch>
                  </pic:blipFill>
                  <pic:spPr>
                    <a:xfrm>
                      <a:off x="0" y="0"/>
                      <a:ext cx="7298905" cy="177188"/>
                    </a:xfrm>
                    <a:prstGeom prst="rect">
                      <a:avLst/>
                    </a:prstGeom>
                    <a:ln/>
                  </pic:spPr>
                </pic:pic>
              </a:graphicData>
            </a:graphic>
          </wp:inline>
        </w:drawing>
      </w:r>
    </w:p>
    <w:p w14:paraId="018B20B3" w14:textId="77777777" w:rsidR="004F0B77" w:rsidRPr="008D0670" w:rsidRDefault="00172464">
      <w:pPr>
        <w:rPr>
          <w:rFonts w:asciiTheme="majorHAnsi" w:eastAsia="Calibri" w:hAnsiTheme="majorHAnsi" w:cstheme="majorHAnsi"/>
          <w:b/>
          <w:bCs/>
          <w:sz w:val="22"/>
          <w:szCs w:val="22"/>
        </w:rPr>
      </w:pPr>
      <w:r w:rsidRPr="008D0670">
        <w:rPr>
          <w:rFonts w:asciiTheme="majorHAnsi" w:eastAsia="Calibri" w:hAnsiTheme="majorHAnsi" w:cstheme="majorHAnsi"/>
          <w:b/>
          <w:bCs/>
          <w:sz w:val="22"/>
          <w:szCs w:val="22"/>
        </w:rPr>
        <w:t>Education:</w:t>
      </w:r>
    </w:p>
    <w:p w14:paraId="5172327E" w14:textId="77777777" w:rsidR="004F0B77" w:rsidRPr="008D0670" w:rsidRDefault="00172464">
      <w:pPr>
        <w:rPr>
          <w:rFonts w:asciiTheme="majorHAnsi" w:eastAsia="Calibri" w:hAnsiTheme="majorHAnsi" w:cstheme="majorHAnsi"/>
          <w:b/>
          <w:bCs/>
          <w:sz w:val="22"/>
          <w:szCs w:val="22"/>
        </w:rPr>
      </w:pPr>
      <w:ins w:id="1" w:author="nalini priya" w:date="2026-01-12T21:30:00Z">
        <w:r w:rsidRPr="008D0670">
          <w:rPr>
            <w:rFonts w:asciiTheme="majorHAnsi" w:eastAsia="Calibri" w:hAnsiTheme="majorHAnsi" w:cstheme="majorHAnsi"/>
            <w:b/>
            <w:bCs/>
            <w:sz w:val="22"/>
            <w:szCs w:val="22"/>
          </w:rPr>
          <w:t>Eastern Illinois University</w:t>
        </w:r>
      </w:ins>
    </w:p>
    <w:p w14:paraId="2507DFD9" w14:textId="635B27CB" w:rsidR="004F0B77" w:rsidRPr="008D0670" w:rsidRDefault="00616EC3">
      <w:pPr>
        <w:rPr>
          <w:rFonts w:asciiTheme="majorHAnsi" w:eastAsia="Calibri" w:hAnsiTheme="majorHAnsi" w:cstheme="majorHAnsi"/>
          <w:i/>
          <w:iCs/>
          <w:sz w:val="22"/>
          <w:szCs w:val="22"/>
        </w:rPr>
      </w:pPr>
      <w:r w:rsidRPr="008D0670">
        <w:rPr>
          <w:rFonts w:asciiTheme="majorHAnsi" w:eastAsia="Calibri" w:hAnsiTheme="majorHAnsi" w:cstheme="majorHAnsi"/>
          <w:i/>
          <w:iCs/>
          <w:sz w:val="22"/>
          <w:szCs w:val="22"/>
        </w:rPr>
        <w:t>Master of Science</w:t>
      </w:r>
      <w:r w:rsidR="00172464" w:rsidRPr="008D0670">
        <w:rPr>
          <w:rFonts w:asciiTheme="majorHAnsi" w:eastAsia="Calibri" w:hAnsiTheme="majorHAnsi" w:cstheme="majorHAnsi"/>
          <w:i/>
          <w:iCs/>
          <w:sz w:val="22"/>
          <w:szCs w:val="22"/>
        </w:rPr>
        <w:t xml:space="preserve"> – Computer Science</w:t>
      </w:r>
    </w:p>
    <w:p w14:paraId="3A233F21" w14:textId="77777777" w:rsidR="004F0B77" w:rsidRPr="008D0670" w:rsidRDefault="00172464">
      <w:pPr>
        <w:spacing w:line="259" w:lineRule="auto"/>
        <w:jc w:val="both"/>
        <w:rPr>
          <w:rFonts w:asciiTheme="majorHAnsi" w:eastAsia="Calibri" w:hAnsiTheme="majorHAnsi" w:cstheme="majorHAnsi"/>
          <w:b/>
          <w:bCs/>
          <w:sz w:val="22"/>
          <w:szCs w:val="22"/>
        </w:rPr>
      </w:pPr>
      <w:r w:rsidRPr="008D0670">
        <w:rPr>
          <w:rFonts w:asciiTheme="majorHAnsi" w:eastAsia="Calibri" w:hAnsiTheme="majorHAnsi" w:cstheme="majorHAnsi"/>
          <w:b/>
          <w:bCs/>
          <w:sz w:val="22"/>
          <w:szCs w:val="22"/>
        </w:rPr>
        <w:t>Certification</w:t>
      </w:r>
    </w:p>
    <w:p w14:paraId="7539B0C6" w14:textId="77777777" w:rsidR="004F0B77" w:rsidRPr="008D0670" w:rsidRDefault="00172464">
      <w:pPr>
        <w:numPr>
          <w:ilvl w:val="0"/>
          <w:numId w:val="1"/>
        </w:numPr>
        <w:spacing w:before="240" w:line="259" w:lineRule="auto"/>
        <w:rPr>
          <w:rFonts w:asciiTheme="majorHAnsi" w:eastAsia="Calibri" w:hAnsiTheme="majorHAnsi" w:cstheme="majorHAnsi"/>
          <w:sz w:val="22"/>
          <w:szCs w:val="22"/>
        </w:rPr>
      </w:pPr>
      <w:r w:rsidRPr="008D0670">
        <w:rPr>
          <w:rFonts w:asciiTheme="majorHAnsi" w:eastAsia="Calibri" w:hAnsiTheme="majorHAnsi" w:cstheme="majorHAnsi"/>
          <w:sz w:val="22"/>
          <w:szCs w:val="22"/>
        </w:rPr>
        <w:t>Certified Scrum Product Owner (CSPO) – Scrum Alliance</w:t>
      </w:r>
    </w:p>
    <w:p w14:paraId="413F8953" w14:textId="77777777" w:rsidR="004F0B77" w:rsidRPr="008D0670" w:rsidRDefault="00172464">
      <w:pPr>
        <w:numPr>
          <w:ilvl w:val="0"/>
          <w:numId w:val="1"/>
        </w:numPr>
        <w:spacing w:line="259" w:lineRule="auto"/>
        <w:rPr>
          <w:rFonts w:asciiTheme="majorHAnsi" w:eastAsia="Calibri" w:hAnsiTheme="majorHAnsi" w:cstheme="majorHAnsi"/>
          <w:sz w:val="22"/>
          <w:szCs w:val="22"/>
        </w:rPr>
      </w:pPr>
      <w:r w:rsidRPr="008D0670">
        <w:rPr>
          <w:rFonts w:asciiTheme="majorHAnsi" w:eastAsia="Calibri" w:hAnsiTheme="majorHAnsi" w:cstheme="majorHAnsi"/>
          <w:sz w:val="22"/>
          <w:szCs w:val="22"/>
        </w:rPr>
        <w:t>Certified Scrum Master (CSM)- – Scrum Alliance</w:t>
      </w:r>
    </w:p>
    <w:p w14:paraId="3D84167C" w14:textId="77777777" w:rsidR="004F0B77" w:rsidRPr="008D0670" w:rsidRDefault="00172464">
      <w:pPr>
        <w:numPr>
          <w:ilvl w:val="0"/>
          <w:numId w:val="1"/>
        </w:numPr>
        <w:spacing w:line="259" w:lineRule="auto"/>
        <w:rPr>
          <w:rFonts w:asciiTheme="majorHAnsi" w:eastAsia="Calibri" w:hAnsiTheme="majorHAnsi" w:cstheme="majorHAnsi"/>
          <w:sz w:val="22"/>
          <w:szCs w:val="22"/>
        </w:rPr>
      </w:pPr>
      <w:r w:rsidRPr="008D0670">
        <w:rPr>
          <w:rFonts w:asciiTheme="majorHAnsi" w:eastAsia="Calibri" w:hAnsiTheme="majorHAnsi" w:cstheme="majorHAnsi"/>
          <w:sz w:val="22"/>
          <w:szCs w:val="22"/>
        </w:rPr>
        <w:t xml:space="preserve">AI Product Manager Certification – Microsoft </w:t>
      </w:r>
    </w:p>
    <w:p w14:paraId="0F5F6B04" w14:textId="77777777" w:rsidR="004F0B77" w:rsidRPr="008D0670" w:rsidRDefault="00172464">
      <w:pPr>
        <w:numPr>
          <w:ilvl w:val="0"/>
          <w:numId w:val="1"/>
        </w:numPr>
        <w:spacing w:after="240" w:line="259" w:lineRule="auto"/>
        <w:rPr>
          <w:rFonts w:asciiTheme="majorHAnsi" w:eastAsia="Calibri" w:hAnsiTheme="majorHAnsi" w:cstheme="majorHAnsi"/>
          <w:sz w:val="22"/>
          <w:szCs w:val="22"/>
        </w:rPr>
      </w:pPr>
      <w:r w:rsidRPr="008D0670">
        <w:rPr>
          <w:rFonts w:asciiTheme="majorHAnsi" w:eastAsia="Calibri" w:hAnsiTheme="majorHAnsi" w:cstheme="majorHAnsi"/>
          <w:sz w:val="22"/>
          <w:szCs w:val="22"/>
        </w:rPr>
        <w:t>Google Cloud Generative AI Certification – Google Cloud</w:t>
      </w:r>
    </w:p>
    <w:p w14:paraId="5A99355E" w14:textId="77777777" w:rsidR="004F0B77" w:rsidRPr="008D0670" w:rsidRDefault="004F0B77">
      <w:pPr>
        <w:rPr>
          <w:rFonts w:asciiTheme="majorHAnsi" w:eastAsia="Calibri" w:hAnsiTheme="majorHAnsi" w:cstheme="majorHAnsi"/>
          <w:b/>
          <w:bCs/>
          <w:sz w:val="22"/>
          <w:szCs w:val="22"/>
        </w:rPr>
      </w:pPr>
    </w:p>
    <w:p w14:paraId="42A14AD6" w14:textId="77777777" w:rsidR="004F0B77" w:rsidRPr="008D0670" w:rsidRDefault="004F0B77">
      <w:pPr>
        <w:tabs>
          <w:tab w:val="left" w:pos="7351"/>
        </w:tabs>
        <w:rPr>
          <w:rFonts w:asciiTheme="majorHAnsi" w:eastAsia="Calibri" w:hAnsiTheme="majorHAnsi" w:cstheme="majorHAnsi"/>
          <w:sz w:val="22"/>
          <w:szCs w:val="22"/>
        </w:rPr>
      </w:pPr>
    </w:p>
    <w:p w14:paraId="40C0DEF7" w14:textId="77777777" w:rsidR="004F0B77" w:rsidRPr="008D0670" w:rsidRDefault="004F0B77">
      <w:pPr>
        <w:tabs>
          <w:tab w:val="left" w:pos="7351"/>
        </w:tabs>
        <w:rPr>
          <w:rFonts w:asciiTheme="majorHAnsi" w:eastAsia="Calibri" w:hAnsiTheme="majorHAnsi" w:cstheme="majorHAnsi"/>
          <w:sz w:val="22"/>
          <w:szCs w:val="22"/>
        </w:rPr>
      </w:pPr>
    </w:p>
    <w:p w14:paraId="423680CC" w14:textId="77777777" w:rsidR="004F0B77" w:rsidRPr="008D0670" w:rsidRDefault="004F0B77">
      <w:pPr>
        <w:tabs>
          <w:tab w:val="left" w:pos="7351"/>
        </w:tabs>
        <w:rPr>
          <w:rFonts w:asciiTheme="majorHAnsi" w:eastAsia="Calibri" w:hAnsiTheme="majorHAnsi" w:cstheme="majorHAnsi"/>
          <w:sz w:val="22"/>
          <w:szCs w:val="22"/>
        </w:rPr>
      </w:pPr>
    </w:p>
    <w:p w14:paraId="3FF7EE7F" w14:textId="77777777" w:rsidR="004F0B77" w:rsidRPr="008D0670" w:rsidRDefault="004F0B77">
      <w:pPr>
        <w:tabs>
          <w:tab w:val="left" w:pos="7351"/>
        </w:tabs>
        <w:rPr>
          <w:rFonts w:asciiTheme="majorHAnsi" w:eastAsia="Calibri" w:hAnsiTheme="majorHAnsi" w:cstheme="majorHAnsi"/>
          <w:sz w:val="22"/>
          <w:szCs w:val="22"/>
        </w:rPr>
      </w:pPr>
    </w:p>
    <w:p w14:paraId="2585568E" w14:textId="77777777" w:rsidR="004F0B77" w:rsidRPr="008D0670" w:rsidRDefault="004F0B77">
      <w:pPr>
        <w:tabs>
          <w:tab w:val="left" w:pos="7351"/>
        </w:tabs>
        <w:rPr>
          <w:rFonts w:asciiTheme="majorHAnsi" w:eastAsia="Calibri" w:hAnsiTheme="majorHAnsi" w:cstheme="majorHAnsi"/>
          <w:sz w:val="22"/>
          <w:szCs w:val="22"/>
        </w:rPr>
      </w:pPr>
    </w:p>
    <w:p w14:paraId="075645F4" w14:textId="77777777" w:rsidR="004F0B77" w:rsidRPr="008D0670" w:rsidRDefault="004F0B77">
      <w:pPr>
        <w:tabs>
          <w:tab w:val="left" w:pos="7351"/>
        </w:tabs>
        <w:rPr>
          <w:rFonts w:asciiTheme="majorHAnsi" w:eastAsia="Calibri" w:hAnsiTheme="majorHAnsi" w:cstheme="majorHAnsi"/>
          <w:sz w:val="22"/>
          <w:szCs w:val="22"/>
        </w:rPr>
      </w:pPr>
    </w:p>
    <w:p w14:paraId="13C6563E" w14:textId="77777777" w:rsidR="004F0B77" w:rsidRPr="008D0670" w:rsidRDefault="004F0B77">
      <w:pPr>
        <w:tabs>
          <w:tab w:val="left" w:pos="7351"/>
        </w:tabs>
        <w:rPr>
          <w:rFonts w:asciiTheme="majorHAnsi" w:eastAsia="Calibri" w:hAnsiTheme="majorHAnsi" w:cstheme="majorHAnsi"/>
          <w:sz w:val="22"/>
          <w:szCs w:val="22"/>
        </w:rPr>
      </w:pPr>
    </w:p>
    <w:p w14:paraId="3AE74FA2" w14:textId="77777777" w:rsidR="004F0B77" w:rsidRPr="008D0670" w:rsidRDefault="004F0B77">
      <w:pPr>
        <w:tabs>
          <w:tab w:val="left" w:pos="7351"/>
        </w:tabs>
        <w:rPr>
          <w:rFonts w:asciiTheme="majorHAnsi" w:eastAsia="Calibri" w:hAnsiTheme="majorHAnsi" w:cstheme="majorHAnsi"/>
          <w:sz w:val="22"/>
          <w:szCs w:val="22"/>
        </w:rPr>
      </w:pPr>
    </w:p>
    <w:p w14:paraId="56E6BBCA" w14:textId="77777777" w:rsidR="004F0B77" w:rsidRPr="008D0670" w:rsidRDefault="004F0B77">
      <w:pPr>
        <w:tabs>
          <w:tab w:val="left" w:pos="7351"/>
        </w:tabs>
        <w:rPr>
          <w:rFonts w:asciiTheme="majorHAnsi" w:eastAsia="Calibri" w:hAnsiTheme="majorHAnsi" w:cstheme="majorHAnsi"/>
          <w:sz w:val="22"/>
          <w:szCs w:val="22"/>
        </w:rPr>
      </w:pPr>
    </w:p>
    <w:p w14:paraId="6CBF083A" w14:textId="77777777" w:rsidR="004F0B77" w:rsidRPr="008D0670" w:rsidRDefault="004F0B77">
      <w:pPr>
        <w:tabs>
          <w:tab w:val="left" w:pos="7351"/>
        </w:tabs>
        <w:rPr>
          <w:rFonts w:asciiTheme="majorHAnsi" w:eastAsia="Calibri" w:hAnsiTheme="majorHAnsi" w:cstheme="majorHAnsi"/>
          <w:sz w:val="22"/>
          <w:szCs w:val="22"/>
        </w:rPr>
      </w:pPr>
    </w:p>
    <w:p w14:paraId="77AB7CB9" w14:textId="77777777" w:rsidR="004F0B77" w:rsidRPr="008D0670" w:rsidRDefault="004F0B77">
      <w:pPr>
        <w:tabs>
          <w:tab w:val="left" w:pos="7351"/>
        </w:tabs>
        <w:rPr>
          <w:rFonts w:asciiTheme="majorHAnsi" w:eastAsia="Calibri" w:hAnsiTheme="majorHAnsi" w:cstheme="majorHAnsi"/>
          <w:sz w:val="22"/>
          <w:szCs w:val="22"/>
        </w:rPr>
      </w:pPr>
    </w:p>
    <w:p w14:paraId="08DCB587" w14:textId="77777777" w:rsidR="004F0B77" w:rsidRPr="008D0670" w:rsidRDefault="004F0B77">
      <w:pPr>
        <w:tabs>
          <w:tab w:val="left" w:pos="7351"/>
        </w:tabs>
        <w:rPr>
          <w:rFonts w:asciiTheme="majorHAnsi" w:eastAsia="Calibri" w:hAnsiTheme="majorHAnsi" w:cstheme="majorHAnsi"/>
          <w:sz w:val="22"/>
          <w:szCs w:val="22"/>
        </w:rPr>
      </w:pPr>
    </w:p>
    <w:p w14:paraId="162CBA50" w14:textId="77777777" w:rsidR="004F0B77" w:rsidRPr="008D0670" w:rsidRDefault="004F0B77">
      <w:pPr>
        <w:tabs>
          <w:tab w:val="left" w:pos="7351"/>
        </w:tabs>
        <w:rPr>
          <w:rFonts w:asciiTheme="majorHAnsi" w:eastAsia="Calibri" w:hAnsiTheme="majorHAnsi" w:cstheme="majorHAnsi"/>
          <w:sz w:val="22"/>
          <w:szCs w:val="22"/>
        </w:rPr>
      </w:pPr>
    </w:p>
    <w:p w14:paraId="4CF4405D" w14:textId="77777777" w:rsidR="004F0B77" w:rsidRPr="008D0670" w:rsidRDefault="004F0B77">
      <w:pPr>
        <w:tabs>
          <w:tab w:val="left" w:pos="7351"/>
        </w:tabs>
        <w:rPr>
          <w:rFonts w:asciiTheme="majorHAnsi" w:eastAsia="Calibri" w:hAnsiTheme="majorHAnsi" w:cstheme="majorHAnsi"/>
          <w:sz w:val="22"/>
          <w:szCs w:val="22"/>
        </w:rPr>
      </w:pPr>
    </w:p>
    <w:p w14:paraId="51561D8E" w14:textId="77777777" w:rsidR="004F0B77" w:rsidRPr="008D0670" w:rsidRDefault="004F0B77">
      <w:pPr>
        <w:tabs>
          <w:tab w:val="left" w:pos="7351"/>
        </w:tabs>
        <w:rPr>
          <w:rFonts w:asciiTheme="majorHAnsi" w:eastAsia="Calibri" w:hAnsiTheme="majorHAnsi" w:cstheme="majorHAnsi"/>
          <w:sz w:val="22"/>
          <w:szCs w:val="22"/>
        </w:rPr>
      </w:pPr>
    </w:p>
    <w:p w14:paraId="6FB8AE65" w14:textId="77777777" w:rsidR="004F0B77" w:rsidRPr="008D0670" w:rsidRDefault="004F0B77">
      <w:pPr>
        <w:tabs>
          <w:tab w:val="left" w:pos="7351"/>
        </w:tabs>
        <w:rPr>
          <w:rFonts w:asciiTheme="majorHAnsi" w:eastAsia="Calibri" w:hAnsiTheme="majorHAnsi" w:cstheme="majorHAnsi"/>
          <w:sz w:val="22"/>
          <w:szCs w:val="22"/>
        </w:rPr>
      </w:pPr>
    </w:p>
    <w:p w14:paraId="1B07426B" w14:textId="77777777" w:rsidR="004F0B77" w:rsidRPr="008D0670" w:rsidRDefault="004F0B77">
      <w:pPr>
        <w:tabs>
          <w:tab w:val="left" w:pos="7351"/>
        </w:tabs>
        <w:rPr>
          <w:rFonts w:asciiTheme="majorHAnsi" w:eastAsia="Calibri" w:hAnsiTheme="majorHAnsi" w:cstheme="majorHAnsi"/>
          <w:sz w:val="22"/>
          <w:szCs w:val="22"/>
        </w:rPr>
      </w:pPr>
    </w:p>
    <w:p w14:paraId="008BC1BD" w14:textId="77777777" w:rsidR="004F0B77" w:rsidRPr="008D0670" w:rsidRDefault="004F0B77">
      <w:pPr>
        <w:tabs>
          <w:tab w:val="left" w:pos="7351"/>
        </w:tabs>
        <w:rPr>
          <w:rFonts w:asciiTheme="majorHAnsi" w:eastAsia="Calibri" w:hAnsiTheme="majorHAnsi" w:cstheme="majorHAnsi"/>
          <w:sz w:val="22"/>
          <w:szCs w:val="22"/>
        </w:rPr>
      </w:pPr>
    </w:p>
    <w:p w14:paraId="0C94325A" w14:textId="77777777" w:rsidR="004F0B77" w:rsidRPr="008D0670" w:rsidRDefault="004F0B77">
      <w:pPr>
        <w:tabs>
          <w:tab w:val="left" w:pos="7351"/>
        </w:tabs>
        <w:rPr>
          <w:rFonts w:asciiTheme="majorHAnsi" w:eastAsia="Calibri" w:hAnsiTheme="majorHAnsi" w:cstheme="majorHAnsi"/>
          <w:sz w:val="22"/>
          <w:szCs w:val="22"/>
        </w:rPr>
      </w:pPr>
    </w:p>
    <w:p w14:paraId="2C5C4D23" w14:textId="77777777" w:rsidR="004F0B77" w:rsidRPr="008D0670" w:rsidRDefault="004F0B77">
      <w:pPr>
        <w:tabs>
          <w:tab w:val="left" w:pos="7351"/>
        </w:tabs>
        <w:rPr>
          <w:rFonts w:asciiTheme="majorHAnsi" w:eastAsia="Calibri" w:hAnsiTheme="majorHAnsi" w:cstheme="majorHAnsi"/>
          <w:sz w:val="22"/>
          <w:szCs w:val="22"/>
        </w:rPr>
      </w:pPr>
    </w:p>
    <w:p w14:paraId="6C07FDA8" w14:textId="77777777" w:rsidR="004F0B77" w:rsidRPr="008D0670" w:rsidRDefault="004F0B77">
      <w:pPr>
        <w:tabs>
          <w:tab w:val="left" w:pos="7351"/>
        </w:tabs>
        <w:rPr>
          <w:rFonts w:asciiTheme="majorHAnsi" w:eastAsia="Calibri" w:hAnsiTheme="majorHAnsi" w:cstheme="majorHAnsi"/>
          <w:sz w:val="22"/>
          <w:szCs w:val="22"/>
        </w:rPr>
      </w:pPr>
    </w:p>
    <w:p w14:paraId="099B1899" w14:textId="77777777" w:rsidR="004F0B77" w:rsidRPr="008D0670" w:rsidRDefault="004F0B77">
      <w:pPr>
        <w:tabs>
          <w:tab w:val="left" w:pos="7351"/>
        </w:tabs>
        <w:rPr>
          <w:rFonts w:asciiTheme="majorHAnsi" w:eastAsia="Calibri" w:hAnsiTheme="majorHAnsi" w:cstheme="majorHAnsi"/>
          <w:sz w:val="22"/>
          <w:szCs w:val="22"/>
        </w:rPr>
      </w:pPr>
    </w:p>
    <w:p w14:paraId="1E0B5982" w14:textId="77777777" w:rsidR="004F0B77" w:rsidRPr="008D0670" w:rsidRDefault="004F0B77">
      <w:pPr>
        <w:tabs>
          <w:tab w:val="left" w:pos="7351"/>
        </w:tabs>
        <w:rPr>
          <w:rFonts w:asciiTheme="majorHAnsi" w:eastAsia="Calibri" w:hAnsiTheme="majorHAnsi" w:cstheme="majorHAnsi"/>
          <w:sz w:val="22"/>
          <w:szCs w:val="22"/>
        </w:rPr>
      </w:pPr>
    </w:p>
    <w:p w14:paraId="3475A559" w14:textId="77777777" w:rsidR="004F0B77" w:rsidRPr="008D0670" w:rsidRDefault="004F0B77">
      <w:pPr>
        <w:tabs>
          <w:tab w:val="left" w:pos="7351"/>
        </w:tabs>
        <w:rPr>
          <w:rFonts w:asciiTheme="majorHAnsi" w:eastAsia="Calibri" w:hAnsiTheme="majorHAnsi" w:cstheme="majorHAnsi"/>
          <w:sz w:val="22"/>
          <w:szCs w:val="22"/>
        </w:rPr>
      </w:pPr>
    </w:p>
    <w:p w14:paraId="205507FF" w14:textId="77777777" w:rsidR="004F0B77" w:rsidRPr="008D0670" w:rsidRDefault="004F0B77">
      <w:pPr>
        <w:tabs>
          <w:tab w:val="left" w:pos="7351"/>
        </w:tabs>
        <w:rPr>
          <w:rFonts w:asciiTheme="majorHAnsi" w:eastAsia="Calibri" w:hAnsiTheme="majorHAnsi" w:cstheme="majorHAnsi"/>
          <w:sz w:val="22"/>
          <w:szCs w:val="22"/>
        </w:rPr>
      </w:pPr>
    </w:p>
    <w:p w14:paraId="7920921B" w14:textId="77777777" w:rsidR="004F0B77" w:rsidRPr="008D0670" w:rsidRDefault="004F0B77">
      <w:pPr>
        <w:tabs>
          <w:tab w:val="left" w:pos="7351"/>
        </w:tabs>
        <w:rPr>
          <w:rFonts w:asciiTheme="majorHAnsi" w:eastAsia="Calibri" w:hAnsiTheme="majorHAnsi" w:cstheme="majorHAnsi"/>
          <w:sz w:val="22"/>
          <w:szCs w:val="22"/>
        </w:rPr>
      </w:pPr>
    </w:p>
    <w:sectPr w:rsidR="004F0B77" w:rsidRPr="008D0670">
      <w:type w:val="continuous"/>
      <w:pgSz w:w="12240" w:h="15840"/>
      <w:pgMar w:top="720" w:right="720" w:bottom="720" w:left="720" w:header="720" w:footer="43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4F8ED9" w14:textId="77777777" w:rsidR="00B57A89" w:rsidRDefault="00B57A89">
      <w:r>
        <w:separator/>
      </w:r>
    </w:p>
  </w:endnote>
  <w:endnote w:type="continuationSeparator" w:id="0">
    <w:p w14:paraId="0A8C000A" w14:textId="77777777" w:rsidR="00B57A89" w:rsidRDefault="00B57A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56B6650E-EE0A-47A8-AC57-4F0D036E6F86}"/>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embedBold r:id="rId2" w:fontKey="{9A3F0E68-8663-4CBE-8587-7928E8344B61}"/>
  </w:font>
  <w:font w:name="Garamond">
    <w:panose1 w:val="02020404030301010803"/>
    <w:charset w:val="00"/>
    <w:family w:val="roman"/>
    <w:pitch w:val="variable"/>
    <w:sig w:usb0="00000287" w:usb1="00000000" w:usb2="00000000" w:usb3="00000000" w:csb0="0000009F" w:csb1="00000000"/>
    <w:embedBoldItalic r:id="rId3" w:fontKey="{01644AA2-79BC-466B-80AE-189200F5C6F3}"/>
  </w:font>
  <w:font w:name="Georgia">
    <w:panose1 w:val="02040502050405020303"/>
    <w:charset w:val="00"/>
    <w:family w:val="roman"/>
    <w:pitch w:val="variable"/>
    <w:sig w:usb0="00000287" w:usb1="00000000" w:usb2="00000000" w:usb3="00000000" w:csb0="0000009F" w:csb1="00000000"/>
    <w:embedItalic r:id="rId4" w:fontKey="{C72682DC-2F50-4909-885A-B6400E00671A}"/>
  </w:font>
  <w:font w:name="Calibri">
    <w:panose1 w:val="020F0502020204030204"/>
    <w:charset w:val="00"/>
    <w:family w:val="swiss"/>
    <w:pitch w:val="variable"/>
    <w:sig w:usb0="E4002EFF" w:usb1="C200247B" w:usb2="00000009" w:usb3="00000000" w:csb0="000001FF" w:csb1="00000000"/>
    <w:embedRegular r:id="rId5" w:fontKey="{AD2C0005-6E87-4D5C-A2FD-D865C1FC1472}"/>
    <w:embedBold r:id="rId6" w:fontKey="{AB062FD3-0C34-40F8-ACCB-E35AAF9B2CCD}"/>
    <w:embedItalic r:id="rId7" w:fontKey="{D1D810B6-D80D-4C07-A9C3-840A64C0741A}"/>
  </w:font>
  <w:font w:name="Cambria">
    <w:panose1 w:val="02040503050406030204"/>
    <w:charset w:val="00"/>
    <w:family w:val="roman"/>
    <w:pitch w:val="variable"/>
    <w:sig w:usb0="E00006FF" w:usb1="420024FF" w:usb2="02000000" w:usb3="00000000" w:csb0="0000019F" w:csb1="00000000"/>
    <w:embedRegular r:id="rId8" w:fontKey="{947AE3D6-301A-4984-A6F3-D825F36E328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96203C" w14:textId="77777777" w:rsidR="004F0B77" w:rsidRDefault="004F0B77">
    <w:pPr>
      <w:pBdr>
        <w:top w:val="nil"/>
        <w:left w:val="nil"/>
        <w:bottom w:val="nil"/>
        <w:right w:val="nil"/>
        <w:between w:val="nil"/>
      </w:pBdr>
      <w:tabs>
        <w:tab w:val="center" w:pos="4320"/>
        <w:tab w:val="right" w:pos="8640"/>
      </w:tabs>
      <w:jc w:val="right"/>
      <w:rPr>
        <w:rFonts w:ascii="Lato" w:eastAsia="Lato" w:hAnsi="Lato" w:cs="Lato"/>
        <w:b/>
        <w:bCs/>
        <w:color w:val="7C878C"/>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A3CE5B" w14:textId="77777777" w:rsidR="00B57A89" w:rsidRDefault="00B57A89">
      <w:r>
        <w:separator/>
      </w:r>
    </w:p>
  </w:footnote>
  <w:footnote w:type="continuationSeparator" w:id="0">
    <w:p w14:paraId="0CDB8D6D" w14:textId="77777777" w:rsidR="00B57A89" w:rsidRDefault="00B57A8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E07DE"/>
    <w:multiLevelType w:val="multilevel"/>
    <w:tmpl w:val="05F010DA"/>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8525B25"/>
    <w:multiLevelType w:val="multilevel"/>
    <w:tmpl w:val="CB9CC6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9B44C8"/>
    <w:multiLevelType w:val="hybridMultilevel"/>
    <w:tmpl w:val="CA304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4855458"/>
    <w:multiLevelType w:val="multilevel"/>
    <w:tmpl w:val="1236E6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243FBA"/>
    <w:multiLevelType w:val="hybridMultilevel"/>
    <w:tmpl w:val="018229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DD44E21"/>
    <w:multiLevelType w:val="multilevel"/>
    <w:tmpl w:val="120A50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60B788D"/>
    <w:multiLevelType w:val="multilevel"/>
    <w:tmpl w:val="0128C8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68D5C44"/>
    <w:multiLevelType w:val="hybridMultilevel"/>
    <w:tmpl w:val="C80880E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CA7676A"/>
    <w:multiLevelType w:val="hybridMultilevel"/>
    <w:tmpl w:val="4FF022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28A43A9"/>
    <w:multiLevelType w:val="multilevel"/>
    <w:tmpl w:val="EB68A4D6"/>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abstractNum w:abstractNumId="10" w15:restartNumberingAfterBreak="0">
    <w:nsid w:val="5C0E620D"/>
    <w:multiLevelType w:val="multilevel"/>
    <w:tmpl w:val="D4E6F81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1" w15:restartNumberingAfterBreak="0">
    <w:nsid w:val="706D5AE9"/>
    <w:multiLevelType w:val="hybridMultilevel"/>
    <w:tmpl w:val="CEAE626A"/>
    <w:lvl w:ilvl="0" w:tplc="40090001">
      <w:start w:val="1"/>
      <w:numFmt w:val="bullet"/>
      <w:lvlText w:val=""/>
      <w:lvlJc w:val="left"/>
      <w:pPr>
        <w:ind w:left="785" w:hanging="360"/>
      </w:pPr>
      <w:rPr>
        <w:rFonts w:ascii="Symbol" w:hAnsi="Symbol" w:hint="default"/>
      </w:rPr>
    </w:lvl>
    <w:lvl w:ilvl="1" w:tplc="40090003" w:tentative="1">
      <w:start w:val="1"/>
      <w:numFmt w:val="bullet"/>
      <w:lvlText w:val="o"/>
      <w:lvlJc w:val="left"/>
      <w:pPr>
        <w:ind w:left="1658" w:hanging="360"/>
      </w:pPr>
      <w:rPr>
        <w:rFonts w:ascii="Courier New" w:hAnsi="Courier New" w:cs="Courier New" w:hint="default"/>
      </w:rPr>
    </w:lvl>
    <w:lvl w:ilvl="2" w:tplc="40090005" w:tentative="1">
      <w:start w:val="1"/>
      <w:numFmt w:val="bullet"/>
      <w:lvlText w:val=""/>
      <w:lvlJc w:val="left"/>
      <w:pPr>
        <w:ind w:left="2378" w:hanging="360"/>
      </w:pPr>
      <w:rPr>
        <w:rFonts w:ascii="Wingdings" w:hAnsi="Wingdings" w:hint="default"/>
      </w:rPr>
    </w:lvl>
    <w:lvl w:ilvl="3" w:tplc="40090001" w:tentative="1">
      <w:start w:val="1"/>
      <w:numFmt w:val="bullet"/>
      <w:lvlText w:val=""/>
      <w:lvlJc w:val="left"/>
      <w:pPr>
        <w:ind w:left="3098" w:hanging="360"/>
      </w:pPr>
      <w:rPr>
        <w:rFonts w:ascii="Symbol" w:hAnsi="Symbol" w:hint="default"/>
      </w:rPr>
    </w:lvl>
    <w:lvl w:ilvl="4" w:tplc="40090003" w:tentative="1">
      <w:start w:val="1"/>
      <w:numFmt w:val="bullet"/>
      <w:lvlText w:val="o"/>
      <w:lvlJc w:val="left"/>
      <w:pPr>
        <w:ind w:left="3818" w:hanging="360"/>
      </w:pPr>
      <w:rPr>
        <w:rFonts w:ascii="Courier New" w:hAnsi="Courier New" w:cs="Courier New" w:hint="default"/>
      </w:rPr>
    </w:lvl>
    <w:lvl w:ilvl="5" w:tplc="40090005" w:tentative="1">
      <w:start w:val="1"/>
      <w:numFmt w:val="bullet"/>
      <w:lvlText w:val=""/>
      <w:lvlJc w:val="left"/>
      <w:pPr>
        <w:ind w:left="4538" w:hanging="360"/>
      </w:pPr>
      <w:rPr>
        <w:rFonts w:ascii="Wingdings" w:hAnsi="Wingdings" w:hint="default"/>
      </w:rPr>
    </w:lvl>
    <w:lvl w:ilvl="6" w:tplc="40090001" w:tentative="1">
      <w:start w:val="1"/>
      <w:numFmt w:val="bullet"/>
      <w:lvlText w:val=""/>
      <w:lvlJc w:val="left"/>
      <w:pPr>
        <w:ind w:left="5258" w:hanging="360"/>
      </w:pPr>
      <w:rPr>
        <w:rFonts w:ascii="Symbol" w:hAnsi="Symbol" w:hint="default"/>
      </w:rPr>
    </w:lvl>
    <w:lvl w:ilvl="7" w:tplc="40090003" w:tentative="1">
      <w:start w:val="1"/>
      <w:numFmt w:val="bullet"/>
      <w:lvlText w:val="o"/>
      <w:lvlJc w:val="left"/>
      <w:pPr>
        <w:ind w:left="5978" w:hanging="360"/>
      </w:pPr>
      <w:rPr>
        <w:rFonts w:ascii="Courier New" w:hAnsi="Courier New" w:cs="Courier New" w:hint="default"/>
      </w:rPr>
    </w:lvl>
    <w:lvl w:ilvl="8" w:tplc="40090005" w:tentative="1">
      <w:start w:val="1"/>
      <w:numFmt w:val="bullet"/>
      <w:lvlText w:val=""/>
      <w:lvlJc w:val="left"/>
      <w:pPr>
        <w:ind w:left="6698" w:hanging="360"/>
      </w:pPr>
      <w:rPr>
        <w:rFonts w:ascii="Wingdings" w:hAnsi="Wingdings" w:hint="default"/>
      </w:rPr>
    </w:lvl>
  </w:abstractNum>
  <w:abstractNum w:abstractNumId="12" w15:restartNumberingAfterBreak="0">
    <w:nsid w:val="79D111A8"/>
    <w:multiLevelType w:val="hybridMultilevel"/>
    <w:tmpl w:val="32C88E1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AF130FE"/>
    <w:multiLevelType w:val="multilevel"/>
    <w:tmpl w:val="55A4FDD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4" w15:restartNumberingAfterBreak="0">
    <w:nsid w:val="7E571F9A"/>
    <w:multiLevelType w:val="multilevel"/>
    <w:tmpl w:val="1756A974"/>
    <w:lvl w:ilvl="0">
      <w:start w:val="1"/>
      <w:numFmt w:val="bullet"/>
      <w:lvlText w:val="•"/>
      <w:lvlJc w:val="left"/>
      <w:pPr>
        <w:ind w:left="360" w:hanging="360"/>
      </w:pPr>
      <w:rPr>
        <w:u w:val="none"/>
      </w:rPr>
    </w:lvl>
    <w:lvl w:ilvl="1">
      <w:start w:val="1"/>
      <w:numFmt w:val="bullet"/>
      <w:lvlText w:val="o"/>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o"/>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o"/>
      <w:lvlJc w:val="left"/>
      <w:pPr>
        <w:ind w:left="5400" w:hanging="360"/>
      </w:pPr>
      <w:rPr>
        <w:u w:val="none"/>
      </w:rPr>
    </w:lvl>
    <w:lvl w:ilvl="8">
      <w:start w:val="1"/>
      <w:numFmt w:val="bullet"/>
      <w:lvlText w:val="▪"/>
      <w:lvlJc w:val="left"/>
      <w:pPr>
        <w:ind w:left="6120" w:hanging="360"/>
      </w:pPr>
      <w:rPr>
        <w:u w:val="none"/>
      </w:rPr>
    </w:lvl>
  </w:abstractNum>
  <w:num w:numId="1" w16cid:durableId="1600990383">
    <w:abstractNumId w:val="3"/>
  </w:num>
  <w:num w:numId="2" w16cid:durableId="1501309037">
    <w:abstractNumId w:val="13"/>
  </w:num>
  <w:num w:numId="3" w16cid:durableId="774448052">
    <w:abstractNumId w:val="10"/>
  </w:num>
  <w:num w:numId="4" w16cid:durableId="1484735366">
    <w:abstractNumId w:val="9"/>
  </w:num>
  <w:num w:numId="5" w16cid:durableId="98450958">
    <w:abstractNumId w:val="14"/>
  </w:num>
  <w:num w:numId="6" w16cid:durableId="1953628190">
    <w:abstractNumId w:val="0"/>
  </w:num>
  <w:num w:numId="7" w16cid:durableId="38406706">
    <w:abstractNumId w:val="1"/>
  </w:num>
  <w:num w:numId="8" w16cid:durableId="440690244">
    <w:abstractNumId w:val="5"/>
  </w:num>
  <w:num w:numId="9" w16cid:durableId="1493638753">
    <w:abstractNumId w:val="6"/>
  </w:num>
  <w:num w:numId="10" w16cid:durableId="1347564088">
    <w:abstractNumId w:val="8"/>
  </w:num>
  <w:num w:numId="11" w16cid:durableId="1307277897">
    <w:abstractNumId w:val="4"/>
  </w:num>
  <w:num w:numId="12" w16cid:durableId="1913192904">
    <w:abstractNumId w:val="12"/>
  </w:num>
  <w:num w:numId="13" w16cid:durableId="446895643">
    <w:abstractNumId w:val="7"/>
  </w:num>
  <w:num w:numId="14" w16cid:durableId="1803234989">
    <w:abstractNumId w:val="11"/>
  </w:num>
  <w:num w:numId="15" w16cid:durableId="20233888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F0B77"/>
    <w:rsid w:val="00172464"/>
    <w:rsid w:val="003A7700"/>
    <w:rsid w:val="004A10B3"/>
    <w:rsid w:val="004D6919"/>
    <w:rsid w:val="004F0B77"/>
    <w:rsid w:val="0055150A"/>
    <w:rsid w:val="00616EC3"/>
    <w:rsid w:val="008D0670"/>
    <w:rsid w:val="00B57A89"/>
    <w:rsid w:val="00BE104A"/>
    <w:rsid w:val="00D011CB"/>
    <w:rsid w:val="00EC4394"/>
    <w:rsid w:val="00F37E5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2AA8F"/>
  <w15:docId w15:val="{C128912F-39AD-47A6-9527-4EC66795C8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16"/>
        <w:szCs w:val="16"/>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Lato" w:eastAsia="Lato" w:hAnsi="Lato" w:cs="Lato"/>
      <w:b/>
      <w:bCs/>
      <w:sz w:val="22"/>
      <w:szCs w:val="22"/>
    </w:rPr>
  </w:style>
  <w:style w:type="paragraph" w:styleId="Heading2">
    <w:name w:val="heading 2"/>
    <w:basedOn w:val="Normal"/>
    <w:next w:val="Normal"/>
    <w:uiPriority w:val="9"/>
    <w:semiHidden/>
    <w:unhideWhenUsed/>
    <w:qFormat/>
    <w:pPr>
      <w:keepNext/>
      <w:spacing w:before="240" w:after="60"/>
      <w:outlineLvl w:val="1"/>
    </w:pPr>
    <w:rPr>
      <w:rFonts w:ascii="Garamond" w:eastAsia="Garamond" w:hAnsi="Garamond" w:cs="Garamond"/>
      <w:b/>
      <w:bCs/>
      <w:i/>
      <w:iCs/>
      <w:sz w:val="24"/>
      <w:szCs w:val="24"/>
    </w:rPr>
  </w:style>
  <w:style w:type="paragraph" w:styleId="Heading3">
    <w:name w:val="heading 3"/>
    <w:basedOn w:val="Normal"/>
    <w:next w:val="Normal"/>
    <w:uiPriority w:val="9"/>
    <w:semiHidden/>
    <w:unhideWhenUsed/>
    <w:qFormat/>
    <w:pPr>
      <w:keepNext/>
      <w:spacing w:before="240" w:after="60"/>
      <w:outlineLvl w:val="2"/>
    </w:pPr>
    <w:rPr>
      <w:rFonts w:ascii="Garamond" w:eastAsia="Garamond" w:hAnsi="Garamond" w:cs="Garamond"/>
      <w:b/>
      <w:bCs/>
      <w:i/>
      <w:iCs/>
      <w:sz w:val="24"/>
      <w:szCs w:val="24"/>
    </w:rPr>
  </w:style>
  <w:style w:type="paragraph" w:styleId="Heading4">
    <w:name w:val="heading 4"/>
    <w:basedOn w:val="Normal"/>
    <w:next w:val="Normal"/>
    <w:uiPriority w:val="9"/>
    <w:semiHidden/>
    <w:unhideWhenUsed/>
    <w:qFormat/>
    <w:pPr>
      <w:keepNext/>
      <w:spacing w:before="240" w:after="60"/>
      <w:outlineLvl w:val="3"/>
    </w:pPr>
    <w:rPr>
      <w:rFonts w:ascii="Garamond" w:eastAsia="Garamond" w:hAnsi="Garamond" w:cs="Garamond"/>
      <w:b/>
      <w:bCs/>
      <w:i/>
      <w:iCs/>
      <w:sz w:val="20"/>
      <w:szCs w:val="20"/>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ListParagraph">
    <w:name w:val="List Paragraph"/>
    <w:basedOn w:val="Normal"/>
    <w:uiPriority w:val="34"/>
    <w:qFormat/>
    <w:rsid w:val="008D06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image" Target="media/image5.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7</Pages>
  <Words>2959</Words>
  <Characters>16872</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sai kiran</dc:creator>
  <cp:lastModifiedBy>Sai kiran</cp:lastModifiedBy>
  <cp:revision>2</cp:revision>
  <dcterms:created xsi:type="dcterms:W3CDTF">2026-02-23T15:54:00Z</dcterms:created>
  <dcterms:modified xsi:type="dcterms:W3CDTF">2026-02-23T15:54:00Z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0x01010010F464B1862A5D4F94C70227354DF859</vt:lpwstr>
  </property>
  <property fmtid="{D5CDD505-2E9C-101B-9397-08002B2CF9AE}" pid="3" name="GrammarlyDocumentId">
    <vt:lpwstr>a1b09bff-53d2-4b81-895b-0138abf57068</vt:lpwstr>
  </property>
</Properties>
</file>