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right="-540"/>
        <w:jc w:val="center"/>
        <w:rPr>
          <w:rFonts w:ascii="Arial" w:hAnsi="Arial" w:eastAsia="Arial" w:cs="Arial"/>
          <w:b/>
        </w:rPr>
      </w:pPr>
      <w:r>
        <w:rPr>
          <w:rFonts w:eastAsia="Arial" w:cs="Arial" w:ascii="Arial" w:hAnsi="Arial"/>
          <w:b/>
        </w:rPr>
        <w:t>Raghuram Bhagawatula</w:t>
      </w:r>
    </w:p>
    <w:p>
      <w:pPr>
        <w:pStyle w:val="Normal"/>
        <w:spacing w:lineRule="auto" w:line="240" w:before="0" w:after="0"/>
        <w:ind w:right="-540"/>
        <w:jc w:val="center"/>
        <w:rPr>
          <w:rFonts w:ascii="Arial" w:hAnsi="Arial" w:eastAsia="Arial" w:cs="Arial"/>
          <w:b/>
        </w:rPr>
      </w:pPr>
      <w:r>
        <w:rPr>
          <w:rFonts w:eastAsia="Arial" w:cs="Arial" w:ascii="Arial" w:hAnsi="Arial"/>
          <w:b/>
        </w:rPr>
        <w:t>317-478-0501</w:t>
      </w:r>
    </w:p>
    <w:p>
      <w:pPr>
        <w:pStyle w:val="Normal"/>
        <w:spacing w:lineRule="auto" w:line="240" w:before="0" w:after="0"/>
        <w:ind w:right="-540"/>
        <w:jc w:val="center"/>
        <w:rPr>
          <w:rFonts w:ascii="Arial" w:hAnsi="Arial" w:eastAsia="Arial" w:cs="Arial"/>
          <w:b/>
        </w:rPr>
      </w:pPr>
      <w:r>
        <w:rPr>
          <w:rFonts w:eastAsia="Arial" w:cs="Arial" w:ascii="Arial" w:hAnsi="Arial"/>
          <w:b/>
        </w:rPr>
        <w:t>Raghu29aug@gmail.com</w:t>
      </w:r>
    </w:p>
    <w:p>
      <w:pPr>
        <w:pStyle w:val="Normal"/>
        <w:spacing w:lineRule="auto" w:line="240" w:before="0" w:after="0"/>
        <w:jc w:val="both"/>
        <w:rPr>
          <w:rFonts w:ascii="Arial" w:hAnsi="Arial" w:eastAsia="Arial" w:cs="Arial"/>
          <w:b/>
        </w:rPr>
      </w:pPr>
      <w:r>
        <w:rPr>
          <w:rFonts w:eastAsia="Arial" w:cs="Arial" w:ascii="Arial" w:hAnsi="Arial"/>
          <w:b/>
        </w:rPr>
      </w:r>
    </w:p>
    <w:p>
      <w:pPr>
        <w:pStyle w:val="Normal"/>
        <w:spacing w:lineRule="auto" w:line="240" w:before="0" w:after="0"/>
        <w:jc w:val="both"/>
        <w:rPr>
          <w:rFonts w:ascii="Arial" w:hAnsi="Arial" w:eastAsia="Arial" w:cs="Arial"/>
          <w:b/>
          <w:sz w:val="20"/>
        </w:rPr>
      </w:pPr>
      <w:r>
        <w:rPr>
          <w:rFonts w:eastAsia="Arial" w:cs="Arial" w:ascii="Arial" w:hAnsi="Arial"/>
          <w:b/>
          <w:sz w:val="20"/>
        </w:rPr>
      </w:r>
    </w:p>
    <w:p>
      <w:pPr>
        <w:pStyle w:val="Normal"/>
        <w:keepNext w:val="true"/>
        <w:spacing w:lineRule="auto" w:line="240" w:before="0" w:after="0"/>
        <w:jc w:val="both"/>
        <w:rPr>
          <w:rFonts w:ascii="Arial" w:hAnsi="Arial" w:eastAsia="Arial" w:cs="Arial"/>
          <w:b/>
        </w:rPr>
      </w:pPr>
      <w:r>
        <w:rPr>
          <w:rFonts w:eastAsia="Arial" w:cs="Arial" w:ascii="Arial" w:hAnsi="Arial"/>
          <w:b/>
        </w:rPr>
        <w:t>Professional Summary</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Over 16 years of experience as a Senior .NET Technology Lead/Architect in designing and delivering scalable Web-based and Client-Server applications within .NET/SQL environments.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Experienced across the full software lifecycle including requirements analysis, architecture design, development, testing, deployment, production support, and modernization initiatives. Recently expanded focus to include AI and LLM-driven solution patterns for workflow automation and intelligent decision support.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Extensive experience with various AWS Services including Lambda, EC2, S3, SQS, SNS, CloudFront etc., experience with Azure Cloud services (Azure Service Bus, Queues, blobs, etc.).</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Have experience working Infrastructure as a Code tools like Terraform to setup infrastructure.</w:t>
      </w:r>
    </w:p>
    <w:p>
      <w:pPr>
        <w:pStyle w:val="Normal"/>
        <w:numPr>
          <w:ilvl w:val="0"/>
          <w:numId w:val="2"/>
        </w:numPr>
        <w:spacing w:lineRule="auto" w:line="240" w:before="0" w:after="0"/>
        <w:ind w:hanging="360" w:left="720"/>
        <w:jc w:val="both"/>
        <w:rPr/>
      </w:pPr>
      <w:r>
        <w:rPr>
          <w:rFonts w:eastAsia="Arial" w:cs="Arial" w:ascii="Arial" w:hAnsi="Arial"/>
          <w:sz w:val="20"/>
        </w:rPr>
        <w:t>Strong experience in different phases of Software Development Life cycle (SDLC) including Design, Implementation and Testing during the development of software applications.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Extensive experience with Microsoft .Net Technologies (.NET Framework, MS VS.NET, ADO.NET, ASP.NET, C#.NET, SQL SERVER, WCF, MVC, Entity Framework).</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Strong Experience in implementing Service Oriented Architectures (SOA) using XML based Web Services (SOAP/UDDI/WSDL), WCF and ASP.NET Web API.</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Strong Experience in Designing and Developing web applications using ASP.NET, MVC, jQuery, Angular, Reactjs, C#, Web Services, HTML, UML, XML, CSS, AJAX, Java Script, JSON, REST Web Services.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Proficient in using SSIS, DTS packages and TSQL, Pentaho</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Good Knowledge of Database access technologies like ADO.NET, LINQ, Enterprise Library Data Block and Entity Framework, GraphQL (GraphAPI) using Hasura.</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Design and code from specifications, analyzes, evaluates, tests, debugs, documents, Code review, Unit tests, Integration Tests, implements complex applications.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Thorough understanding &amp; experience in designing database Tables, Stored Procedures, Functions and Triggers in multiple databases - SQL Server and MS Access.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Extensive experience in converting Legacy Applications into .Net.</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Extensively used Visual Source Safe&amp; TFS for version control management.</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Strong Object-Oriented Programming skills.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Experience in prioritizing multitasks and responsibilities.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Excellent communication and interpersonal skills with strong technical background.</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Highly analytical problem-solver with the ability to evaluate emerging technologies, including AI/LLM capabilities—and determine practical enterprise adoption strategies.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Outstanding team player, also with an ability to perform well as an individual and possess excellent work ethics, self-motivated and quick learner, willing to learn and adapt to new technologies.</w:t>
      </w:r>
    </w:p>
    <w:p>
      <w:pPr>
        <w:pStyle w:val="Normal"/>
        <w:numPr>
          <w:ilvl w:val="0"/>
          <w:numId w:val="0"/>
        </w:numPr>
        <w:spacing w:lineRule="auto" w:line="240" w:before="0" w:after="0"/>
        <w:ind w:hanging="0" w:left="720"/>
        <w:jc w:val="both"/>
        <w:rPr>
          <w:rFonts w:ascii="Times New Roman" w:hAnsi="Times New Roman" w:eastAsia="Times New Roman" w:cs="Times New Roman"/>
          <w:sz w:val="24"/>
        </w:rPr>
      </w:pPr>
      <w:r>
        <w:rPr>
          <w:rFonts w:eastAsia="Times New Roman" w:cs="Times New Roman" w:ascii="Times New Roman" w:hAnsi="Times New Roman"/>
          <w:sz w:val="24"/>
        </w:rPr>
      </w:r>
    </w:p>
    <w:p>
      <w:pPr>
        <w:pStyle w:val="Normal"/>
        <w:keepNext w:val="true"/>
        <w:spacing w:lineRule="auto" w:line="240" w:before="0" w:after="0"/>
        <w:jc w:val="both"/>
        <w:rPr>
          <w:rFonts w:ascii="Arial" w:hAnsi="Arial" w:eastAsia="Arial" w:cs="Arial"/>
          <w:b/>
        </w:rPr>
      </w:pPr>
      <w:r>
        <w:rPr>
          <w:rFonts w:eastAsia="Arial" w:cs="Arial" w:ascii="Arial" w:hAnsi="Arial"/>
          <w:b/>
        </w:rPr>
        <w:t>Technical Skills:</w:t>
      </w:r>
    </w:p>
    <w:p>
      <w:pPr>
        <w:pStyle w:val="Normal"/>
        <w:spacing w:lineRule="auto" w:line="240" w:before="0" w:after="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uto" w:line="240" w:before="0" w:after="0"/>
        <w:ind w:hanging="2160" w:left="2160"/>
        <w:rPr>
          <w:rFonts w:ascii="Times New Roman" w:hAnsi="Times New Roman" w:eastAsia="Times New Roman" w:cs="Times New Roman"/>
          <w:sz w:val="24"/>
          <w:szCs w:val="24"/>
        </w:rPr>
      </w:pPr>
      <w:r>
        <w:rPr>
          <w:rFonts w:eastAsia="Arial" w:cs="Arial" w:ascii="Arial" w:hAnsi="Arial"/>
          <w:b/>
          <w:bCs/>
          <w:sz w:val="20"/>
          <w:szCs w:val="20"/>
        </w:rPr>
        <w:t>Programming:</w:t>
      </w:r>
      <w:r>
        <w:rPr>
          <w:rFonts w:eastAsia="Arial" w:cs="Arial" w:ascii="Arial" w:hAnsi="Arial"/>
          <w:sz w:val="20"/>
          <w:szCs w:val="20"/>
        </w:rPr>
        <w:t xml:space="preserve"> </w:t>
      </w:r>
      <w:r>
        <w:rPr>
          <w:rFonts w:eastAsia="Arial" w:cs="Arial" w:ascii="Arial" w:hAnsi="Arial"/>
          <w:sz w:val="20"/>
        </w:rPr>
        <w:tab/>
        <w:tab/>
      </w:r>
      <w:r>
        <w:rPr>
          <w:rFonts w:eastAsia="Arial" w:cs="Arial" w:ascii="Arial" w:hAnsi="Arial"/>
          <w:sz w:val="20"/>
          <w:szCs w:val="20"/>
        </w:rPr>
        <w:t xml:space="preserve">C#.NET, ASP.NET Core, .NET Core 3.1, .NET 5/6/8, ADO.NET </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 xml:space="preserve">Web Technologies: </w:t>
        <w:tab/>
        <w:t>MVC 3/4/5, Web API, ASP.NET, ASP, HTML5, CSS, Twitter Bootstrap, jQuery, AngularJS, Angular 14/15/16, ReactJs 18, Node.js, AJAX, TypeScript, JSON, Telerik, Infragistics, Kendo UI, javascript</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 xml:space="preserve">Middleware:                  Web Services, Web API, SOAP, REST Web Services, XML, XSD, WCF, XSLT, Entity Framework, Microservices, GraphQL, Hasura, OpenAI API Integration </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Event/Message Bus:</w:t>
        <w:tab/>
        <w:t>Apache Confluent Kafka, Redpanda, RabbitMQ, ActiveMQ, MSMQ, AWS SQS, SNS, Azure Service Bus (Queues/Topics)</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 xml:space="preserve">Testing Frameworks: </w:t>
        <w:tab/>
        <w:t>Jest, XUnit, MSTest, Moq</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 xml:space="preserve">Databases: </w:t>
        <w:tab/>
        <w:t>Relational Databases including MS SQL Server 2008/2016, PostgreSQL, Oracle and non-relational databases like MongoDB, Dynamo DB, Elastic (ELK) stack including Elastic Search and Kibana.</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 xml:space="preserve">ETL Technologies: </w:t>
        <w:tab/>
        <w:t>SSIS, DTS, Pentaho 7.1</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Development Tools:</w:t>
        <w:tab/>
        <w:t>Visual Studio 2017/2019, 2022, Visual Studio Code</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Version Control:          GIT/Bit Bucket, Gitlab, GitHub, Versioning Tool Visual Source Safe (VSS), Team Foundation TFS, SVN</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CI/CD Tools:</w:t>
        <w:tab/>
        <w:t>Octopus, Bamboo, TeamCity, Azure DevOps, GitLab, GitHub, Docker, Kubernetes</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t>Cloud Platform:</w:t>
        <w:tab/>
        <w:t>AWS (EC2, ECS, S3, SQS, SNS, Athena, Lambda, VPC, VPN, DynamoDB, IAM, CloudFront, EKS),</w:t>
        <w:br/>
        <w:t xml:space="preserve">Azure (Azure Service Bus, Queues, Topics, Blobs, Azure Functions, Azure OpenAI),Infrastructure as Code (Terraform) </w:t>
      </w:r>
    </w:p>
    <w:p>
      <w:pPr>
        <w:pStyle w:val="Normal"/>
        <w:spacing w:lineRule="auto" w:line="240" w:before="0" w:after="0"/>
        <w:ind w:hanging="2160" w:left="2160"/>
        <w:rPr>
          <w:rFonts w:ascii="Arial" w:hAnsi="Arial" w:eastAsia="Arial" w:cs="Arial"/>
          <w:sz w:val="20"/>
          <w:szCs w:val="20"/>
        </w:rPr>
      </w:pPr>
      <w:r>
        <w:rPr>
          <w:rFonts w:eastAsia="Arial" w:cs="Arial" w:ascii="Arial" w:hAnsi="Arial"/>
          <w:sz w:val="20"/>
          <w:szCs w:val="20"/>
        </w:rPr>
      </w:r>
    </w:p>
    <w:p>
      <w:pPr>
        <w:pStyle w:val="Normal"/>
        <w:keepNext w:val="true"/>
        <w:spacing w:lineRule="auto" w:line="240" w:before="0" w:after="0"/>
        <w:jc w:val="both"/>
        <w:rPr>
          <w:rFonts w:ascii="Arial" w:hAnsi="Arial" w:eastAsia="Arial" w:cs="Arial"/>
          <w:b/>
          <w:sz w:val="20"/>
        </w:rPr>
      </w:pPr>
      <w:r>
        <w:rPr>
          <w:rFonts w:eastAsia="Times New Roman" w:cs="Times New Roman" w:ascii="Times New Roman" w:hAnsi="Times New Roman"/>
          <w:sz w:val="24"/>
        </w:rPr>
      </w:r>
    </w:p>
    <w:p>
      <w:pPr>
        <w:pStyle w:val="Normal"/>
        <w:keepNext w:val="true"/>
        <w:spacing w:lineRule="auto" w:line="240" w:before="0" w:after="0"/>
        <w:jc w:val="both"/>
        <w:rPr>
          <w:rFonts w:ascii="Arial" w:hAnsi="Arial" w:eastAsia="Arial" w:cs="Arial"/>
          <w:b/>
          <w:sz w:val="20"/>
        </w:rPr>
      </w:pPr>
      <w:r>
        <w:rPr>
          <w:rFonts w:eastAsia="Arial" w:cs="Arial" w:ascii="Arial" w:hAnsi="Arial"/>
          <w:b/>
        </w:rPr>
        <w:t>Education Details:</w:t>
      </w:r>
      <w:r>
        <w:rPr>
          <w:rFonts w:eastAsia="Arial" w:cs="Arial" w:ascii="Arial" w:hAnsi="Arial"/>
          <w:b/>
          <w:sz w:val="20"/>
        </w:rPr>
        <w:t xml:space="preserve"> </w:t>
      </w:r>
    </w:p>
    <w:p>
      <w:pPr>
        <w:pStyle w:val="Normal"/>
        <w:spacing w:lineRule="auto" w:line="240" w:before="0" w:after="0"/>
        <w:jc w:val="both"/>
        <w:rPr>
          <w:rFonts w:ascii="Arial" w:hAnsi="Arial" w:eastAsia="Arial" w:cs="Arial"/>
          <w:sz w:val="20"/>
        </w:rPr>
      </w:pPr>
      <w:r>
        <w:rPr>
          <w:rFonts w:eastAsia="Arial" w:cs="Arial" w:ascii="Arial" w:hAnsi="Arial"/>
          <w:sz w:val="20"/>
        </w:rPr>
        <w:t xml:space="preserve">     </w:t>
      </w:r>
      <w:r>
        <w:rPr>
          <w:rFonts w:eastAsia="Arial" w:cs="Arial" w:ascii="Arial" w:hAnsi="Arial"/>
          <w:sz w:val="20"/>
        </w:rPr>
        <w:t>Bachelor of Engineering from Andhra University, INDIA</w:t>
      </w:r>
    </w:p>
    <w:p>
      <w:pPr>
        <w:pStyle w:val="Normal"/>
        <w:keepNext w:val="true"/>
        <w:spacing w:lineRule="auto" w:line="240" w:before="0" w:after="0"/>
        <w:jc w:val="both"/>
        <w:rPr>
          <w:rFonts w:ascii="Arial" w:hAnsi="Arial" w:eastAsia="Arial" w:cs="Arial"/>
          <w:b/>
        </w:rPr>
      </w:pPr>
      <w:r>
        <w:rPr>
          <w:rFonts w:eastAsia="Arial" w:cs="Arial" w:ascii="Arial" w:hAnsi="Arial"/>
          <w:b/>
        </w:rPr>
      </w:r>
    </w:p>
    <w:p>
      <w:pPr>
        <w:pStyle w:val="Normal"/>
        <w:keepNext w:val="true"/>
        <w:spacing w:lineRule="auto" w:line="240" w:before="0" w:after="0"/>
        <w:jc w:val="both"/>
        <w:rPr>
          <w:rFonts w:ascii="Arial" w:hAnsi="Arial" w:eastAsia="Arial" w:cs="Arial"/>
          <w:b/>
        </w:rPr>
      </w:pPr>
      <w:r>
        <w:rPr>
          <w:rFonts w:eastAsia="Arial" w:cs="Arial" w:ascii="Arial" w:hAnsi="Arial"/>
          <w:b/>
        </w:rPr>
      </w:r>
    </w:p>
    <w:p>
      <w:pPr>
        <w:pStyle w:val="Normal"/>
        <w:keepNext w:val="true"/>
        <w:spacing w:lineRule="auto" w:line="240" w:before="0" w:after="0"/>
        <w:jc w:val="both"/>
        <w:rPr>
          <w:rFonts w:ascii="Arial" w:hAnsi="Arial" w:eastAsia="Arial" w:cs="Arial"/>
          <w:b/>
        </w:rPr>
      </w:pPr>
      <w:r>
        <w:rPr>
          <w:rFonts w:eastAsia="Arial" w:cs="Arial" w:ascii="Arial" w:hAnsi="Arial"/>
          <w:b/>
          <w:bCs/>
        </w:rPr>
        <w:t>Professional Experience</w:t>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Bayada Home Health Care</w:t>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Remote, NJ</w:t>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Jan 2024 to Date</w:t>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 xml:space="preserve">Sr. Net </w:t>
      </w:r>
      <w:r>
        <w:rPr>
          <w:rFonts w:eastAsia="Arial" w:cs="Arial" w:ascii="Arial" w:hAnsi="Arial"/>
          <w:b/>
          <w:bCs/>
          <w:sz w:val="20"/>
          <w:szCs w:val="20"/>
        </w:rPr>
        <w:t>Lead</w:t>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keepNext w:val="true"/>
        <w:spacing w:lineRule="auto" w:line="240" w:before="0" w:after="0"/>
        <w:jc w:val="both"/>
        <w:rPr>
          <w:rFonts w:ascii="Arial" w:hAnsi="Arial" w:eastAsia="Arial" w:cs="Arial"/>
          <w:b/>
          <w:bCs/>
        </w:rPr>
      </w:pPr>
      <w:r>
        <w:rPr>
          <w:rFonts w:eastAsia="Arial" w:cs="Arial" w:ascii="Arial" w:hAnsi="Arial"/>
          <w:b/>
          <w:bCs/>
          <w:sz w:val="20"/>
          <w:szCs w:val="20"/>
        </w:rPr>
        <w:t>Description:</w:t>
      </w:r>
      <w:r>
        <w:rPr>
          <w:rFonts w:eastAsia="Arial" w:cs="Arial" w:ascii="Arial" w:hAnsi="Arial"/>
          <w:sz w:val="20"/>
          <w:szCs w:val="20"/>
        </w:rPr>
        <w:t xml:space="preserve">  The scope of this project involves designing and building various microservices for the JOY project with regards to Employee Entity interacting with various upstream and downstream applications throughout the Employee journey.</w:t>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spacing w:lineRule="auto" w:line="276" w:before="0" w:after="200"/>
        <w:rPr>
          <w:rFonts w:ascii="Arial" w:hAnsi="Arial" w:eastAsia="Arial" w:cs="Arial"/>
          <w:b/>
          <w:bCs/>
          <w:sz w:val="20"/>
          <w:szCs w:val="20"/>
        </w:rPr>
      </w:pPr>
      <w:r>
        <w:rPr>
          <w:rFonts w:eastAsia="Arial" w:cs="Arial" w:ascii="Arial" w:hAnsi="Arial"/>
          <w:b/>
          <w:bCs/>
          <w:sz w:val="20"/>
          <w:szCs w:val="20"/>
        </w:rPr>
        <w:t>Responsibilities: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Played the role of Architect/Sr. Developer in multiple projects for this Client, including ideation and development of AI and Generative AI prototypes to solve complex challenges in risk management, audit, and healthcare markets.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Involved in complex system design and development of functionalities for EmployeeCoreService, BearsService, and OktaService using .NET 8 services leveraging Kafka and AWS services like EKS, S3, SQS, and handled scalable LLM-driven applications integrated with modern data platforms for advanced analytics and intelligent automation.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the SQL Server Database layer for EmployeeCoreService, BearsService, OktaService including Tables, Stored Procedures, ORM layer including the Entity Framework and ADO.Net and NPoco.</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on Employee dashboard portal using ReactJs 18.</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with DevOps to set up the infrastructure using Docker and Kubernetes using Build and Deploy pipelines and Git for source control.</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extensively with Confluent Kafka and RedPanda including Avro Schema Registry for Kafka implementation for various microservices.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Avro schema serialization and deserialization for Kafka Implementation.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with DevOps to containerize our applications using Docker and Kubernetes, EKS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Kafka integration to subscribe to and publish messages for various services.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Consistently maintained code coverage above 80% by writing thorough Unit Tests using NUnit and Moq frameworks.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Elastic Search logging for microservices with Kibana portal.</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Was involved in database modeling and tables creation for some of the core functionalities for EmployeeCoreService and BearsIntegrationService.</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on Legacy .Net applications build using .net 4.7, MVC, etc.</w:t>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40" w:before="0" w:after="0"/>
        <w:jc w:val="both"/>
        <w:rPr>
          <w:rFonts w:ascii="Arial" w:hAnsi="Arial" w:eastAsia="Arial" w:cs="Arial"/>
          <w:sz w:val="20"/>
          <w:szCs w:val="20"/>
        </w:rPr>
      </w:pPr>
      <w:r>
        <w:rPr>
          <w:rFonts w:eastAsia="Arial" w:cs="Arial" w:ascii="Arial" w:hAnsi="Arial"/>
          <w:b/>
          <w:bCs/>
          <w:sz w:val="20"/>
          <w:szCs w:val="20"/>
        </w:rPr>
        <w:t>Environment:</w:t>
      </w:r>
      <w:r>
        <w:rPr>
          <w:rFonts w:eastAsia="Arial" w:cs="Arial" w:ascii="Arial" w:hAnsi="Arial"/>
          <w:sz w:val="20"/>
          <w:szCs w:val="20"/>
        </w:rPr>
        <w:t xml:space="preserve"> </w:t>
      </w:r>
      <w:r>
        <w:rPr/>
        <w:t xml:space="preserve">C# 10, ReactJs 18, .Net 6/8, Entity Framework Core, NPoco, Web API, JSON, SQL Server, Microservices, Apache Confluent Kafka, RedPanda, Elastic Search, Kibana, Azure OpenAI, Visual Studio 2022, SSMS, Postman, Docker, Kubernetes, AWS EKS, S3, SQS, MongoDB, Visual Studio Code, XUnit and Moq, Git, LLM integration, basic prompt engineering </w:t>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FM Global</w:t>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Remote, NJ</w:t>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Apr 2022 to Dec 2023</w:t>
      </w:r>
    </w:p>
    <w:p>
      <w:pPr>
        <w:pStyle w:val="Normal"/>
        <w:keepNext w:val="true"/>
        <w:spacing w:lineRule="auto" w:line="240" w:before="0" w:after="0"/>
        <w:jc w:val="both"/>
        <w:rPr>
          <w:rFonts w:ascii="Arial" w:hAnsi="Arial" w:eastAsia="Arial" w:cs="Arial"/>
          <w:b/>
          <w:bCs/>
          <w:sz w:val="20"/>
          <w:szCs w:val="20"/>
        </w:rPr>
      </w:pPr>
      <w:r>
        <w:rPr>
          <w:rFonts w:eastAsia="Arial" w:cs="Arial" w:ascii="Arial" w:hAnsi="Arial"/>
          <w:b/>
          <w:bCs/>
          <w:sz w:val="20"/>
          <w:szCs w:val="20"/>
        </w:rPr>
        <w:t xml:space="preserve">Sr. Net </w:t>
      </w:r>
      <w:r>
        <w:rPr>
          <w:rFonts w:eastAsia="Arial" w:cs="Arial" w:ascii="Arial" w:hAnsi="Arial"/>
          <w:b/>
          <w:bCs/>
          <w:sz w:val="20"/>
          <w:szCs w:val="20"/>
        </w:rPr>
        <w:t>Lead</w:t>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keepNext w:val="true"/>
        <w:spacing w:lineRule="auto" w:line="240" w:before="0" w:after="0"/>
        <w:jc w:val="both"/>
        <w:rPr>
          <w:rFonts w:ascii="Arial" w:hAnsi="Arial" w:eastAsia="Arial" w:cs="Arial"/>
          <w:b/>
          <w:bCs/>
        </w:rPr>
      </w:pPr>
      <w:r>
        <w:rPr>
          <w:rFonts w:eastAsia="Arial" w:cs="Arial" w:ascii="Arial" w:hAnsi="Arial"/>
          <w:b/>
          <w:bCs/>
          <w:sz w:val="20"/>
          <w:szCs w:val="20"/>
        </w:rPr>
        <w:t>Description:</w:t>
      </w:r>
      <w:r>
        <w:rPr>
          <w:rFonts w:eastAsia="Arial" w:cs="Arial" w:ascii="Arial" w:hAnsi="Arial"/>
          <w:sz w:val="20"/>
          <w:szCs w:val="20"/>
        </w:rPr>
        <w:t xml:space="preserve">  The scope of this project is to design build and develop a new Client Policy Service Application which will replace current service used to update the data via a timed job and move into a near-real-time eventing model, which will interact with the underlying services (Global Business System (GBS), Policy Connect, E-Policy, and Content Access Integration Layer (CAIL). This allows the data to be updated quickly, provides avenues for scaling and opens the possibility for other enterprise consumers to be aware of these client facing changes.</w:t>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spacing w:lineRule="auto" w:line="276" w:before="0" w:after="200"/>
        <w:rPr>
          <w:rFonts w:ascii="Arial" w:hAnsi="Arial" w:eastAsia="Arial" w:cs="Arial"/>
          <w:b/>
          <w:bCs/>
          <w:sz w:val="20"/>
          <w:szCs w:val="20"/>
        </w:rPr>
      </w:pPr>
      <w:r>
        <w:rPr>
          <w:rFonts w:eastAsia="Arial" w:cs="Arial" w:ascii="Arial" w:hAnsi="Arial"/>
          <w:b/>
          <w:bCs/>
          <w:sz w:val="20"/>
          <w:szCs w:val="20"/>
        </w:rPr>
        <w:t>Responsibilities: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Played the role of Architect/Team Lead/Sr .NET Developer in multiple projects for this Client.</w:t>
      </w:r>
    </w:p>
    <w:p>
      <w:pPr>
        <w:pStyle w:val="Normal"/>
        <w:numPr>
          <w:ilvl w:val="0"/>
          <w:numId w:val="2"/>
        </w:numPr>
        <w:spacing w:lineRule="auto" w:line="240" w:before="0" w:after="0"/>
        <w:ind w:hanging="360" w:left="720"/>
        <w:jc w:val="both"/>
        <w:rPr/>
      </w:pPr>
      <w:r>
        <w:rPr>
          <w:rFonts w:eastAsia="Arial" w:cs="Arial" w:ascii="Arial" w:hAnsi="Arial"/>
          <w:sz w:val="20"/>
        </w:rPr>
        <w:t xml:space="preserve">Involved in some </w:t>
      </w:r>
      <w:r>
        <w:rPr>
          <w:rFonts w:eastAsia="Arial" w:cs="Arial" w:ascii="Arial" w:hAnsi="Arial"/>
          <w:sz w:val="20"/>
        </w:rPr>
        <w:t>complex</w:t>
      </w:r>
      <w:r>
        <w:rPr>
          <w:rFonts w:eastAsia="Arial" w:cs="Arial" w:ascii="Arial" w:hAnsi="Arial"/>
          <w:sz w:val="20"/>
        </w:rPr>
        <w:t xml:space="preserve"> System designs, development of functionalities for Client Policy Service including modules like Message Processor, Message Relay Publisher, True Up Scheduler and Cleanup Scheduler using .Net 6 based Windows Services.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the SQL Server Database layer for CPS including Tables, Stored Procedures, ORM layer including the Entity Framework, using Repository Patterns and other design patterns like Builder, Adapter, Dependency Injection etc.</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on some of the UI components for the DCE platform using ReactJs (typescript) using Hasura GraphQL API layer, including testing frameworks using Jest.</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on .Net Legacy Web applications using Asp.Net 4.5 and migrated those to ReactJs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on Policy and Renewals UI using Angular 14.</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Le</w:t>
      </w:r>
      <w:r>
        <w:rPr>
          <w:rFonts w:eastAsia="Arial" w:cs="Arial" w:ascii="Arial" w:hAnsi="Arial"/>
          <w:sz w:val="20"/>
        </w:rPr>
        <w:t>aing</w:t>
      </w:r>
      <w:r>
        <w:rPr>
          <w:rFonts w:eastAsia="Arial" w:cs="Arial" w:ascii="Arial" w:hAnsi="Arial"/>
          <w:sz w:val="20"/>
        </w:rPr>
        <w:t xml:space="preserve"> cross-functional teams through modernization initiatives involving cloud-native and AI-enabled solution adoption. Took the lead on developing Client Policy Invoice Services (Microservices) Backend application hosted using Kubernetes, having interface with Azure Service Bus and Azure Queues and Azure blobs for message storage.</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with DevOps to containerize our applications using Docker and Kubernetes.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Azure Service Bus integration in CPS to subscribe to and publish messages.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Was involved in Web API Design and integration for various External Services like GBS, PolicyConnect, E-Policy and CAIL and for file uploads and downloads.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with DevOps to set up Octopus Deployment Plans and used Git for source control.</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Consistently maintained code coverage above 80% by writing thorough Unit Tests using NUnit and Moq frameworks.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Fixed Security vulnerabilities based on Veracode Scan results including updating the various software package versions, prioritizing High risk vulnerabilities and making appropriate code fix.</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some core functionalities in Renewals WebAPI using ASP.net Web API and C#.</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Was involved in database modeling and tables creation for some of the core functionalities for CPS project in SQL Server.</w:t>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40" w:before="0" w:after="0"/>
        <w:jc w:val="both"/>
        <w:rPr>
          <w:rFonts w:ascii="Arial" w:hAnsi="Arial" w:eastAsia="Arial" w:cs="Arial"/>
          <w:sz w:val="20"/>
          <w:szCs w:val="20"/>
        </w:rPr>
      </w:pPr>
      <w:r>
        <w:rPr>
          <w:rFonts w:eastAsia="Arial" w:cs="Arial" w:ascii="Arial" w:hAnsi="Arial"/>
          <w:b/>
          <w:bCs/>
          <w:sz w:val="20"/>
          <w:szCs w:val="20"/>
        </w:rPr>
        <w:t>Environment:</w:t>
      </w:r>
      <w:r>
        <w:rPr>
          <w:rFonts w:eastAsia="Arial" w:cs="Arial" w:ascii="Arial" w:hAnsi="Arial"/>
          <w:sz w:val="20"/>
          <w:szCs w:val="20"/>
        </w:rPr>
        <w:t xml:space="preserve"> C# 10, .Net 6, ReactJs 17, Bootstrap, jQuery, including Jest, Angular 14, Entity Framework Core, Web API, JSON, SQL Database, Microservices, Azure Service Bus, Azure Blob, Azure Functions, Hasura GraphQL (GraphAPI), Octopus, Azure AppInsights, Visual Studio 2022, Postman, Docker, Azure Data Studio, Visual Studio Code, Veracode Azure DevOps as defect tracking solution, XUnit and Moq, Jest, React Testing Library for Unit Testing, Git</w:t>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keepNext w:val="true"/>
        <w:spacing w:lineRule="auto" w:line="240" w:before="0" w:after="0"/>
        <w:jc w:val="both"/>
        <w:rPr>
          <w:rFonts w:ascii="Arial" w:hAnsi="Arial" w:eastAsia="Arial" w:cs="Arial"/>
          <w:b/>
          <w:bCs/>
        </w:rPr>
      </w:pPr>
      <w:r>
        <w:rPr>
          <w:rFonts w:eastAsia="Arial" w:cs="Arial" w:ascii="Arial" w:hAnsi="Arial"/>
          <w:b/>
          <w:bCs/>
        </w:rPr>
      </w:r>
    </w:p>
    <w:p>
      <w:pPr>
        <w:pStyle w:val="Normal"/>
        <w:spacing w:lineRule="auto" w:line="240" w:before="0" w:after="0"/>
        <w:jc w:val="both"/>
        <w:rPr>
          <w:rFonts w:ascii="Arial" w:hAnsi="Arial" w:eastAsia="Arial" w:cs="Arial"/>
          <w:b/>
          <w:bCs/>
          <w:sz w:val="20"/>
          <w:szCs w:val="20"/>
        </w:rPr>
      </w:pPr>
      <w:r>
        <w:rPr>
          <w:rFonts w:eastAsia="Arial" w:cs="Arial" w:ascii="Arial" w:hAnsi="Arial"/>
          <w:b/>
          <w:bCs/>
          <w:sz w:val="20"/>
          <w:szCs w:val="20"/>
        </w:rPr>
        <w:t>Fortress LLC</w:t>
      </w:r>
    </w:p>
    <w:p>
      <w:pPr>
        <w:pStyle w:val="Normal"/>
        <w:spacing w:lineRule="auto" w:line="240" w:before="0" w:after="0"/>
        <w:jc w:val="both"/>
        <w:rPr>
          <w:rFonts w:ascii="Arial" w:hAnsi="Arial" w:eastAsia="Arial" w:cs="Arial"/>
          <w:b/>
          <w:bCs/>
          <w:sz w:val="20"/>
          <w:szCs w:val="20"/>
          <w:ins w:id="0" w:author="raghuram bhagawatula" w:date="2022-03-03T02:48:00Z"/>
        </w:rPr>
      </w:pPr>
      <w:r>
        <w:rPr>
          <w:rFonts w:eastAsia="Arial" w:cs="Arial" w:ascii="Arial" w:hAnsi="Arial"/>
          <w:b/>
          <w:bCs/>
          <w:sz w:val="20"/>
          <w:szCs w:val="20"/>
        </w:rPr>
        <w:t xml:space="preserve">New York City, NY                                                                                                           </w:t>
      </w:r>
    </w:p>
    <w:p>
      <w:pPr>
        <w:pStyle w:val="Normal"/>
        <w:spacing w:lineRule="auto" w:line="240" w:before="0" w:after="0"/>
        <w:jc w:val="both"/>
        <w:rPr>
          <w:rFonts w:ascii="Arial" w:hAnsi="Arial" w:eastAsia="Arial" w:cs="Arial"/>
          <w:b/>
          <w:bCs/>
          <w:sz w:val="20"/>
          <w:szCs w:val="20"/>
        </w:rPr>
      </w:pPr>
      <w:r>
        <w:rPr>
          <w:rFonts w:eastAsia="Arial" w:cs="Arial" w:ascii="Arial" w:hAnsi="Arial"/>
          <w:b/>
          <w:bCs/>
          <w:sz w:val="20"/>
          <w:szCs w:val="20"/>
        </w:rPr>
        <w:t>Dec 2021 to Mar 2022</w:t>
      </w:r>
    </w:p>
    <w:p>
      <w:pPr>
        <w:pStyle w:val="Normal"/>
        <w:spacing w:lineRule="auto" w:line="276" w:before="0" w:after="200"/>
        <w:rPr>
          <w:rFonts w:ascii="Arial" w:hAnsi="Arial" w:eastAsia="Arial" w:cs="Arial"/>
          <w:b/>
          <w:bCs/>
          <w:sz w:val="20"/>
          <w:szCs w:val="20"/>
        </w:rPr>
      </w:pPr>
      <w:r>
        <w:rPr>
          <w:rFonts w:eastAsia="Arial" w:cs="Arial" w:ascii="Arial" w:hAnsi="Arial"/>
          <w:b/>
          <w:bCs/>
          <w:sz w:val="20"/>
          <w:szCs w:val="20"/>
        </w:rPr>
        <w:t>Senior .Net Developer</w:t>
      </w:r>
    </w:p>
    <w:p>
      <w:pPr>
        <w:pStyle w:val="Normal"/>
        <w:spacing w:lineRule="auto" w:line="240" w:before="0" w:after="0"/>
        <w:jc w:val="both"/>
        <w:rPr>
          <w:rFonts w:ascii="Arial" w:hAnsi="Arial" w:eastAsia="Arial" w:cs="Arial"/>
          <w:sz w:val="20"/>
          <w:szCs w:val="20"/>
        </w:rPr>
      </w:pPr>
      <w:r>
        <w:rPr>
          <w:rFonts w:eastAsia="Arial" w:cs="Arial" w:ascii="Arial" w:hAnsi="Arial"/>
          <w:b/>
          <w:bCs/>
          <w:sz w:val="20"/>
          <w:szCs w:val="20"/>
        </w:rPr>
        <w:t>Description:</w:t>
      </w:r>
      <w:r>
        <w:rPr>
          <w:rFonts w:eastAsia="Arial" w:cs="Arial" w:ascii="Arial" w:hAnsi="Arial"/>
          <w:sz w:val="20"/>
          <w:szCs w:val="20"/>
        </w:rPr>
        <w:t xml:space="preserve"> The scope of this project is to design, build and develop multiple complex payment processing components for the Global Payment Processing Application.</w:t>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76" w:before="0" w:after="200"/>
        <w:rPr>
          <w:rFonts w:ascii="Arial" w:hAnsi="Arial" w:eastAsia="Arial" w:cs="Arial"/>
          <w:b/>
          <w:bCs/>
          <w:sz w:val="20"/>
          <w:szCs w:val="20"/>
        </w:rPr>
      </w:pPr>
      <w:r>
        <w:rPr>
          <w:rFonts w:eastAsia="Arial" w:cs="Arial" w:ascii="Arial" w:hAnsi="Arial"/>
          <w:b/>
          <w:bCs/>
          <w:sz w:val="20"/>
          <w:szCs w:val="20"/>
        </w:rPr>
        <w:t>Responsibilities: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Played the role of Sr .NET Developer/Tech Lead in multiple projects for this Client.</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Involved in designing and developing some complex functionalities for Banks Application.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REST/Web API services which interacted with SQL Server using Entity Framework 6 for Banks Application.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Purged Archive Data in Englobe DB using Batch SQL Scripts for millions of records.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on Enhancements for Windows Service, Wires Sync Service application.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Currently Designing Database and System Architecture for rewrite of IPA application.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source control using Visual Studio, SVN.</w:t>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40" w:before="0" w:after="0"/>
        <w:jc w:val="both"/>
        <w:rPr>
          <w:rFonts w:ascii="Arial" w:hAnsi="Arial" w:eastAsia="Arial" w:cs="Arial"/>
          <w:sz w:val="20"/>
          <w:szCs w:val="20"/>
        </w:rPr>
      </w:pPr>
      <w:r>
        <w:rPr>
          <w:rFonts w:eastAsia="Arial" w:cs="Arial" w:ascii="Arial" w:hAnsi="Arial"/>
          <w:b/>
          <w:bCs/>
          <w:sz w:val="20"/>
          <w:szCs w:val="20"/>
        </w:rPr>
        <w:t>Environment:</w:t>
      </w:r>
      <w:r>
        <w:rPr>
          <w:rFonts w:eastAsia="Arial" w:cs="Arial" w:ascii="Arial" w:hAnsi="Arial"/>
          <w:sz w:val="20"/>
          <w:szCs w:val="20"/>
        </w:rPr>
        <w:t xml:space="preserve"> C#, ASP.NET MVC 5, AngularJS, Angular 10, ASP.NET Core Web API, Entity Framework Core, LINQ, jQuery, Bootstrap 3.0, CSS, HTML 5, XML, Visual Studio 2019, Mongo DB SQL Server, TeamCity. Node.js, SVN, Git, RabbitMQ</w:t>
      </w:r>
    </w:p>
    <w:p>
      <w:pPr>
        <w:pStyle w:val="Normal"/>
        <w:spacing w:lineRule="auto" w:line="240" w:before="0" w:after="0"/>
        <w:jc w:val="both"/>
        <w:rPr>
          <w:rFonts w:ascii="Arial" w:hAnsi="Arial" w:eastAsia="Arial" w:cs="Arial"/>
          <w:color w:val="444444"/>
          <w:sz w:val="20"/>
          <w:shd w:fill="FFFFFF" w:val="clear"/>
        </w:rPr>
      </w:pPr>
      <w:r>
        <w:rPr>
          <w:rFonts w:eastAsia="Arial" w:cs="Arial" w:ascii="Arial" w:hAnsi="Arial"/>
          <w:color w:val="444444"/>
          <w:sz w:val="20"/>
          <w:shd w:fill="FFFFFF" w:val="clear"/>
        </w:rPr>
      </w:r>
    </w:p>
    <w:p>
      <w:pPr>
        <w:pStyle w:val="Normal"/>
        <w:spacing w:lineRule="auto" w:line="240" w:before="0" w:after="0"/>
        <w:jc w:val="both"/>
        <w:rPr>
          <w:rFonts w:ascii="Arial" w:hAnsi="Arial" w:eastAsia="Arial" w:cs="Arial"/>
          <w:b/>
          <w:sz w:val="20"/>
        </w:rPr>
      </w:pPr>
      <w:r>
        <w:rPr>
          <w:rFonts w:eastAsia="Arial" w:cs="Arial" w:ascii="Arial" w:hAnsi="Arial"/>
          <w:b/>
          <w:sz w:val="20"/>
        </w:rPr>
        <w:t>Verisk Analytics Project</w:t>
      </w:r>
    </w:p>
    <w:p>
      <w:pPr>
        <w:pStyle w:val="Normal"/>
        <w:spacing w:lineRule="auto" w:line="240" w:before="0" w:after="0"/>
        <w:jc w:val="both"/>
        <w:rPr>
          <w:rFonts w:ascii="Arial" w:hAnsi="Arial" w:eastAsia="Arial" w:cs="Arial"/>
          <w:b/>
          <w:bCs/>
          <w:sz w:val="20"/>
          <w:szCs w:val="20"/>
          <w:ins w:id="1" w:author="raghuram bhagawatula" w:date="2022-03-03T02:48:00Z"/>
        </w:rPr>
      </w:pPr>
      <w:r>
        <w:rPr>
          <w:rFonts w:eastAsia="Arial" w:cs="Arial" w:ascii="Arial" w:hAnsi="Arial"/>
          <w:b/>
          <w:bCs/>
          <w:sz w:val="20"/>
          <w:szCs w:val="20"/>
        </w:rPr>
        <w:t xml:space="preserve">Jersey City, NJ                                                                                           </w:t>
      </w:r>
      <w:r>
        <w:rPr>
          <w:rFonts w:eastAsia="Arial" w:cs="Arial" w:ascii="Arial" w:hAnsi="Arial"/>
          <w:b/>
          <w:sz w:val="20"/>
        </w:rPr>
        <w:tab/>
        <w:tab/>
      </w:r>
      <w:r>
        <w:rPr>
          <w:rFonts w:eastAsia="Arial" w:cs="Arial" w:ascii="Arial" w:hAnsi="Arial"/>
          <w:b/>
          <w:bCs/>
          <w:sz w:val="20"/>
          <w:szCs w:val="20"/>
        </w:rPr>
        <w:t xml:space="preserve"> </w:t>
      </w:r>
    </w:p>
    <w:p>
      <w:pPr>
        <w:pStyle w:val="Normal"/>
        <w:spacing w:lineRule="auto" w:line="240" w:before="0" w:after="0"/>
        <w:jc w:val="both"/>
        <w:rPr>
          <w:rFonts w:ascii="Arial" w:hAnsi="Arial" w:eastAsia="Arial" w:cs="Arial"/>
          <w:b/>
          <w:bCs/>
          <w:sz w:val="20"/>
          <w:szCs w:val="20"/>
        </w:rPr>
      </w:pPr>
      <w:r>
        <w:rPr>
          <w:rFonts w:eastAsia="Arial" w:cs="Arial" w:ascii="Arial" w:hAnsi="Arial"/>
          <w:b/>
          <w:bCs/>
          <w:sz w:val="20"/>
          <w:szCs w:val="20"/>
        </w:rPr>
        <w:t>May 2018 to Dec 2021</w:t>
      </w:r>
    </w:p>
    <w:p>
      <w:pPr>
        <w:pStyle w:val="Normal"/>
        <w:spacing w:lineRule="auto" w:line="276" w:before="0" w:after="200"/>
        <w:rPr>
          <w:rFonts w:ascii="Arial" w:hAnsi="Arial" w:eastAsia="Arial" w:cs="Arial"/>
          <w:b/>
          <w:sz w:val="20"/>
        </w:rPr>
      </w:pPr>
      <w:r>
        <w:rPr>
          <w:rFonts w:eastAsia="Arial" w:cs="Arial" w:ascii="Arial" w:hAnsi="Arial"/>
          <w:b/>
          <w:sz w:val="20"/>
        </w:rPr>
        <w:t>Senior Software Developer</w:t>
      </w:r>
    </w:p>
    <w:p>
      <w:pPr>
        <w:pStyle w:val="Normal"/>
        <w:spacing w:lineRule="auto" w:line="240" w:before="0" w:after="0"/>
        <w:jc w:val="both"/>
        <w:rPr>
          <w:rFonts w:ascii="Arial" w:hAnsi="Arial" w:eastAsia="Arial" w:cs="Arial"/>
          <w:sz w:val="20"/>
        </w:rPr>
      </w:pPr>
      <w:r>
        <w:rPr>
          <w:rFonts w:eastAsia="Arial" w:cs="Arial" w:ascii="Arial" w:hAnsi="Arial"/>
          <w:b/>
          <w:sz w:val="20"/>
        </w:rPr>
        <w:t>Description:</w:t>
      </w:r>
      <w:r>
        <w:rPr>
          <w:rFonts w:eastAsia="Arial" w:cs="Arial" w:ascii="Arial" w:hAnsi="Arial"/>
          <w:sz w:val="20"/>
        </w:rPr>
        <w:t xml:space="preserve">  The scope of this project is to work on Multiple Applications all of which provide Risk Rating Analysis to clients to make better judgement in providing various insurance products to their end customers.</w:t>
      </w:r>
    </w:p>
    <w:p>
      <w:pPr>
        <w:pStyle w:val="Normal"/>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76" w:before="0" w:after="200"/>
        <w:rPr>
          <w:rFonts w:ascii="Arial" w:hAnsi="Arial" w:eastAsia="Arial" w:cs="Arial"/>
          <w:b/>
          <w:sz w:val="20"/>
        </w:rPr>
      </w:pPr>
      <w:r>
        <w:rPr>
          <w:rFonts w:eastAsia="Arial" w:cs="Arial" w:ascii="Arial" w:hAnsi="Arial"/>
          <w:b/>
          <w:sz w:val="20"/>
        </w:rPr>
        <w:t>Responsibilities:</w:t>
      </w:r>
    </w:p>
    <w:p>
      <w:pPr>
        <w:pStyle w:val="Normal"/>
        <w:numPr>
          <w:ilvl w:val="0"/>
          <w:numId w:val="3"/>
        </w:numPr>
        <w:tabs>
          <w:tab w:val="left" w:pos="720" w:leader="none"/>
        </w:tabs>
        <w:spacing w:lineRule="auto" w:line="240" w:before="0" w:after="0"/>
        <w:ind w:hanging="360" w:left="720"/>
        <w:jc w:val="both"/>
        <w:rPr>
          <w:rFonts w:ascii="Arial" w:hAnsi="Arial" w:eastAsia="Arial" w:cs="Arial"/>
          <w:sz w:val="20"/>
          <w:szCs w:val="20"/>
        </w:rPr>
      </w:pPr>
      <w:r>
        <w:rPr>
          <w:rFonts w:eastAsia="Arial" w:cs="Arial" w:ascii="Arial" w:hAnsi="Arial"/>
          <w:sz w:val="20"/>
          <w:szCs w:val="20"/>
        </w:rPr>
        <w:t>Played the role of Sr .NET Technical Architect/Sr. Developer in multiple projects for this Client.</w:t>
      </w:r>
    </w:p>
    <w:p>
      <w:pPr>
        <w:pStyle w:val="Normal"/>
        <w:numPr>
          <w:ilvl w:val="0"/>
          <w:numId w:val="3"/>
        </w:numPr>
        <w:tabs>
          <w:tab w:val="clear" w:pos="720"/>
          <w:tab w:val="left" w:pos="0" w:leader="none"/>
        </w:tabs>
        <w:suppressAutoHyphens w:val="true"/>
        <w:spacing w:lineRule="auto" w:line="240" w:before="0" w:after="0"/>
        <w:ind w:hanging="360" w:left="720"/>
        <w:jc w:val="both"/>
        <w:rPr>
          <w:rFonts w:ascii="Arial" w:hAnsi="Arial" w:eastAsia="Arial" w:cs="Arial"/>
          <w:sz w:val="20"/>
          <w:szCs w:val="20"/>
        </w:rPr>
      </w:pPr>
      <w:r>
        <w:rPr>
          <w:rFonts w:eastAsia="Arial" w:cs="Arial" w:ascii="Arial" w:hAnsi="Arial"/>
          <w:sz w:val="20"/>
          <w:szCs w:val="20"/>
        </w:rPr>
        <w:t>Involved in designing and developing some complex functionalities for Verisk Risk Rating products including BlackBox Web API and BlackBox Screening applications.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REST/Web API services using ASP.NET Core which interacted with PostgreSQL, SQL Server using Entity Framework 6 and Entity Framework Core.</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complex MVC functionalities across multiple tiers right from front end to database layer.</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extensively with Web API using C# and MVC for BlackBox Screening Tool and BlackBox Web APIs.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Was involved in Data modeling and tables creation for the complex Data prep hub system for all the core functionalities in Postgres SQL and Microsoft SQL Server.</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Setup Multi-Factor Authentication using IdentityServer 3.</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Developed functionality to Log Transactional data in ElasticSearch and Built Kibana Reports.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Highly complex React JS Screening Widget Components using Redux for state Management.</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extensively using Angular JS for Blackbox Maintenance Tool with Bootstrap for CSS.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.Net Core based Web API for CourtSide application and setup on AWS Lambda, using Entity Framework 6 as ORM layer including LINQ and PostgreSQL as Database.</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Angular 7 based Dashboard applications for CourtSide Application integrated with Tableau UI using Tableau JS.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Lead a team of 5 Developers for the DPH (Data Prep Hub) application which involved designing and Developing Complex Data Pipelines using Pentaho ETL Tool and Microservices based API using AWS Lambda and Angular for Front End.</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with DevOps to containerize our applications using Docker and Kubernetes.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Performed Code Reviews, followed best practices for Design and Development, regular mentoring and Knowledge/Technical sessions for teammates.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Developed Authentication and Authorization using Identity Server 3 (OAuth and OpenID Connect) for Single Sign-on and enhanced it further using Multi Factor Authentication for certain applications.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extensively on setting up AWS infrastructure including EC2, S3 Buckets, AWS lambda, AWS SNS and AWS Athena for Data Dashboard application.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New Relic alerts for EC2 instances and applications across multi geographical locations.</w:t>
      </w:r>
    </w:p>
    <w:p>
      <w:pPr>
        <w:pStyle w:val="Normal"/>
        <w:tabs>
          <w:tab w:val="clear" w:pos="720"/>
          <w:tab w:val="left" w:pos="0" w:leader="none"/>
        </w:tabs>
        <w:suppressAutoHyphens w:val="true"/>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40" w:before="0" w:after="0"/>
        <w:jc w:val="both"/>
        <w:rPr>
          <w:rFonts w:ascii="Arial" w:hAnsi="Arial" w:eastAsia="Arial" w:cs="Arial"/>
          <w:sz w:val="20"/>
          <w:szCs w:val="20"/>
        </w:rPr>
      </w:pPr>
      <w:r>
        <w:rPr>
          <w:rFonts w:eastAsia="Arial" w:cs="Arial" w:ascii="Arial" w:hAnsi="Arial"/>
          <w:b/>
          <w:bCs/>
          <w:sz w:val="20"/>
          <w:szCs w:val="20"/>
        </w:rPr>
        <w:t>Environment:</w:t>
      </w:r>
      <w:r>
        <w:rPr>
          <w:rFonts w:eastAsia="Arial" w:cs="Arial" w:ascii="Arial" w:hAnsi="Arial"/>
          <w:sz w:val="20"/>
          <w:szCs w:val="20"/>
        </w:rPr>
        <w:t xml:space="preserve"> C#, ASP.NET MVC 5, AngularJS, Angular 7, ReactJs, Redux, ASP.NET Core Web API, Microservices, Entity Framework Core, LINQ, jQuery, Bootstrap 3.0, CSS, HTML 5, XML, Amazon Web Services components like EC2, S3 Bucket, Lambda functions, AWS Glue, AWS SNS, AWS,EKS, Visual Studio 2019, PostgreSQL, SQL Server, Pentaho ETL tool, Git, Elasticsearch, Kibana, Identity Server 3, JSON, MongoDB</w:t>
      </w:r>
    </w:p>
    <w:p>
      <w:pPr>
        <w:pStyle w:val="Normal"/>
        <w:spacing w:lineRule="auto" w:line="240" w:before="0" w:after="0"/>
        <w:jc w:val="both"/>
        <w:rPr>
          <w:rFonts w:ascii="Arial" w:hAnsi="Arial" w:eastAsia="Arial" w:cs="Arial"/>
          <w:color w:val="444444"/>
          <w:sz w:val="20"/>
          <w:shd w:fill="FFFFFF" w:val="clear"/>
        </w:rPr>
      </w:pPr>
      <w:r>
        <w:rPr>
          <w:rFonts w:eastAsia="Arial" w:cs="Arial" w:ascii="Arial" w:hAnsi="Arial"/>
          <w:color w:val="444444"/>
          <w:sz w:val="20"/>
          <w:shd w:fill="FFFFFF" w:val="clear"/>
        </w:rPr>
      </w:r>
    </w:p>
    <w:p>
      <w:pPr>
        <w:pStyle w:val="Normal"/>
        <w:spacing w:lineRule="auto" w:line="240" w:before="0" w:after="0"/>
        <w:jc w:val="both"/>
        <w:rPr>
          <w:rFonts w:ascii="Arial" w:hAnsi="Arial" w:eastAsia="Arial" w:cs="Arial"/>
          <w:b/>
          <w:sz w:val="20"/>
        </w:rPr>
      </w:pPr>
      <w:r>
        <w:rPr>
          <w:rFonts w:eastAsia="Arial" w:cs="Arial" w:ascii="Arial" w:hAnsi="Arial"/>
          <w:b/>
          <w:sz w:val="20"/>
        </w:rPr>
        <w:t>iParcel-UPS Project</w:t>
      </w:r>
    </w:p>
    <w:p>
      <w:pPr>
        <w:pStyle w:val="Normal"/>
        <w:spacing w:lineRule="auto" w:line="240" w:before="0" w:after="0"/>
        <w:jc w:val="both"/>
        <w:rPr>
          <w:rFonts w:ascii="Arial" w:hAnsi="Arial" w:eastAsia="Arial" w:cs="Arial"/>
          <w:b/>
          <w:bCs/>
          <w:sz w:val="20"/>
          <w:szCs w:val="20"/>
        </w:rPr>
      </w:pPr>
      <w:r>
        <w:rPr>
          <w:rFonts w:eastAsia="Arial" w:cs="Arial" w:ascii="Arial" w:hAnsi="Arial"/>
          <w:b/>
          <w:bCs/>
          <w:sz w:val="20"/>
          <w:szCs w:val="20"/>
        </w:rPr>
        <w:t xml:space="preserve">Secaucus, NJ                                                                                           </w:t>
      </w:r>
      <w:r>
        <w:rPr>
          <w:rFonts w:eastAsia="Arial" w:cs="Arial" w:ascii="Arial" w:hAnsi="Arial"/>
          <w:b/>
          <w:sz w:val="20"/>
        </w:rPr>
        <w:tab/>
        <w:tab/>
        <w:tab/>
      </w:r>
      <w:r>
        <w:rPr>
          <w:rFonts w:eastAsia="Arial" w:cs="Arial" w:ascii="Arial" w:hAnsi="Arial"/>
          <w:b/>
          <w:bCs/>
          <w:sz w:val="20"/>
          <w:szCs w:val="20"/>
        </w:rPr>
        <w:t xml:space="preserve">      </w:t>
      </w:r>
    </w:p>
    <w:p>
      <w:pPr>
        <w:pStyle w:val="Normal"/>
        <w:spacing w:lineRule="auto" w:line="240" w:before="0" w:after="0"/>
        <w:jc w:val="both"/>
        <w:rPr>
          <w:rFonts w:ascii="Arial" w:hAnsi="Arial" w:eastAsia="Arial" w:cs="Arial"/>
          <w:b/>
          <w:bCs/>
          <w:sz w:val="20"/>
          <w:szCs w:val="20"/>
        </w:rPr>
      </w:pPr>
      <w:r>
        <w:rPr>
          <w:rFonts w:eastAsia="Arial" w:cs="Arial" w:ascii="Arial" w:hAnsi="Arial"/>
          <w:b/>
          <w:bCs/>
          <w:sz w:val="20"/>
          <w:szCs w:val="20"/>
        </w:rPr>
        <w:t>Sep 2016 to Mar 2018</w:t>
      </w:r>
    </w:p>
    <w:p>
      <w:pPr>
        <w:pStyle w:val="Normal"/>
        <w:spacing w:lineRule="auto" w:line="276" w:before="0" w:after="200"/>
        <w:rPr>
          <w:rFonts w:ascii="Arial" w:hAnsi="Arial" w:eastAsia="Arial" w:cs="Arial"/>
          <w:b/>
          <w:sz w:val="20"/>
        </w:rPr>
      </w:pPr>
      <w:r>
        <w:rPr>
          <w:rFonts w:eastAsia="Arial" w:cs="Arial" w:ascii="Arial" w:hAnsi="Arial"/>
          <w:b/>
          <w:sz w:val="20"/>
        </w:rPr>
        <w:t>Senior Software Developer</w:t>
      </w:r>
    </w:p>
    <w:p>
      <w:pPr>
        <w:pStyle w:val="Normal"/>
        <w:spacing w:lineRule="auto" w:line="240" w:before="0" w:after="0"/>
        <w:jc w:val="both"/>
        <w:rPr>
          <w:rFonts w:ascii="Arial" w:hAnsi="Arial" w:eastAsia="Arial" w:cs="Arial"/>
          <w:sz w:val="20"/>
        </w:rPr>
      </w:pPr>
      <w:r>
        <w:rPr>
          <w:rFonts w:eastAsia="Arial" w:cs="Arial" w:ascii="Arial" w:hAnsi="Arial"/>
          <w:b/>
          <w:sz w:val="20"/>
        </w:rPr>
        <w:t>Description:</w:t>
      </w:r>
      <w:r>
        <w:rPr>
          <w:rFonts w:eastAsia="Arial" w:cs="Arial" w:ascii="Arial" w:hAnsi="Arial"/>
          <w:sz w:val="20"/>
        </w:rPr>
        <w:t xml:space="preserve">  The scope of this project is to integrate a few applications based on different technologies to track, route, manifest, label International UPS packages.</w:t>
      </w:r>
    </w:p>
    <w:p>
      <w:pPr>
        <w:pStyle w:val="Normal"/>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76" w:before="0" w:after="200"/>
        <w:rPr>
          <w:rFonts w:ascii="Arial" w:hAnsi="Arial" w:eastAsia="Arial" w:cs="Arial"/>
          <w:b/>
          <w:sz w:val="20"/>
        </w:rPr>
      </w:pPr>
      <w:r>
        <w:rPr>
          <w:rFonts w:eastAsia="Arial" w:cs="Arial" w:ascii="Arial" w:hAnsi="Arial"/>
          <w:b/>
          <w:sz w:val="20"/>
        </w:rPr>
        <w:t>Responsibilities: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Played the role of Sr .NET Developer/Technical Architect for this project.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Involved in designing and developing some complex modules for the new Manifesting and labeling Applications.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Web API services which interacted with SQL Server and Mongo DB.</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complex MVC functionalities across multiple tiers right from front end to database layer.</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in AngularJS for the Dashboard Application.</w:t>
      </w:r>
    </w:p>
    <w:p>
      <w:pPr>
        <w:pStyle w:val="Normal"/>
        <w:tabs>
          <w:tab w:val="clear" w:pos="720"/>
          <w:tab w:val="left" w:pos="0" w:leader="none"/>
        </w:tabs>
        <w:suppressAutoHyphens w:val="true"/>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40" w:before="0" w:after="0"/>
        <w:jc w:val="both"/>
        <w:rPr>
          <w:rFonts w:ascii="Arial" w:hAnsi="Arial" w:eastAsia="Arial" w:cs="Arial"/>
          <w:sz w:val="20"/>
        </w:rPr>
      </w:pPr>
      <w:r>
        <w:rPr>
          <w:rFonts w:eastAsia="Arial" w:cs="Arial" w:ascii="Arial" w:hAnsi="Arial"/>
          <w:b/>
          <w:sz w:val="20"/>
        </w:rPr>
        <w:t>Environment:</w:t>
      </w:r>
      <w:r>
        <w:rPr>
          <w:rFonts w:eastAsia="Arial" w:cs="Arial" w:ascii="Arial" w:hAnsi="Arial"/>
          <w:sz w:val="20"/>
        </w:rPr>
        <w:t xml:space="preserve"> C#, ASP.NET MVC 5, AngularJS, Ext JS, ASP.NET Web API, LINQ, jQuery, Bootstrap 3.0, CSS, HTML 5, Enterprise Library 5.0, MongoDB, SQL Server 2008, Visual Studio 2015, TFS, IIS 8.5, Windows 2012 Server, Kafka, Azure.</w:t>
      </w:r>
    </w:p>
    <w:p>
      <w:pPr>
        <w:pStyle w:val="Normal"/>
        <w:spacing w:lineRule="auto" w:line="240" w:before="0" w:after="0"/>
        <w:jc w:val="both"/>
        <w:rPr>
          <w:rFonts w:ascii="Arial" w:hAnsi="Arial" w:eastAsia="Arial" w:cs="Arial"/>
          <w:color w:val="444444"/>
          <w:sz w:val="20"/>
          <w:shd w:fill="FFFFFF" w:val="clear"/>
        </w:rPr>
      </w:pPr>
      <w:r>
        <w:rPr>
          <w:rFonts w:eastAsia="Arial" w:cs="Arial" w:ascii="Arial" w:hAnsi="Arial"/>
          <w:color w:val="444444"/>
          <w:sz w:val="20"/>
          <w:shd w:fill="FFFFFF" w:val="clear"/>
        </w:rPr>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Prepaid Consumer Website and Issuer Processing Application (Visa Inc)      </w:t>
      </w:r>
    </w:p>
    <w:p>
      <w:pPr>
        <w:pStyle w:val="Normal"/>
        <w:spacing w:lineRule="auto" w:line="240" w:before="0" w:after="0"/>
        <w:jc w:val="both"/>
        <w:rPr>
          <w:rFonts w:ascii="Arial" w:hAnsi="Arial" w:eastAsia="Arial" w:cs="Arial"/>
          <w:b/>
          <w:sz w:val="20"/>
        </w:rPr>
      </w:pPr>
      <w:r>
        <w:rPr>
          <w:rFonts w:eastAsia="Arial" w:cs="Arial" w:ascii="Arial" w:hAnsi="Arial"/>
          <w:b/>
          <w:sz w:val="20"/>
        </w:rPr>
        <w:t>Denver, CO</w:t>
      </w:r>
    </w:p>
    <w:p>
      <w:pPr>
        <w:pStyle w:val="Normal"/>
        <w:spacing w:lineRule="auto" w:line="240" w:before="0" w:after="0"/>
        <w:jc w:val="both"/>
        <w:rPr>
          <w:rFonts w:ascii="Arial" w:hAnsi="Arial" w:eastAsia="Arial" w:cs="Arial"/>
          <w:b/>
          <w:sz w:val="20"/>
        </w:rPr>
      </w:pPr>
      <w:r>
        <w:rPr>
          <w:rFonts w:eastAsia="Arial" w:cs="Arial" w:ascii="Arial" w:hAnsi="Arial"/>
          <w:b/>
          <w:sz w:val="20"/>
        </w:rPr>
        <w:t>Sep 2014 to Aug 2016</w:t>
      </w:r>
    </w:p>
    <w:p>
      <w:pPr>
        <w:pStyle w:val="Normal"/>
        <w:spacing w:lineRule="auto" w:line="276" w:before="0" w:after="200"/>
        <w:rPr>
          <w:rFonts w:ascii="Arial" w:hAnsi="Arial" w:eastAsia="Arial" w:cs="Arial"/>
          <w:b/>
          <w:sz w:val="20"/>
        </w:rPr>
      </w:pPr>
      <w:r>
        <w:rPr>
          <w:rFonts w:eastAsia="Arial" w:cs="Arial" w:ascii="Arial" w:hAnsi="Arial"/>
          <w:b/>
          <w:sz w:val="20"/>
        </w:rPr>
        <w:t>Senior Software Developer</w:t>
      </w:r>
    </w:p>
    <w:p>
      <w:pPr>
        <w:pStyle w:val="Normal"/>
        <w:spacing w:lineRule="auto" w:line="240" w:before="0" w:after="0"/>
        <w:jc w:val="both"/>
        <w:rPr>
          <w:rFonts w:ascii="Arial" w:hAnsi="Arial" w:eastAsia="Arial" w:cs="Arial"/>
          <w:sz w:val="20"/>
        </w:rPr>
      </w:pPr>
      <w:r>
        <w:rPr>
          <w:rFonts w:eastAsia="Arial" w:cs="Arial" w:ascii="Arial" w:hAnsi="Arial"/>
          <w:b/>
          <w:sz w:val="20"/>
        </w:rPr>
        <w:t>Description:</w:t>
      </w:r>
      <w:r>
        <w:rPr>
          <w:rFonts w:eastAsia="Arial" w:cs="Arial" w:ascii="Arial" w:hAnsi="Arial"/>
          <w:sz w:val="20"/>
        </w:rPr>
        <w:t xml:space="preserve">  The scope of this project is to develop a fully tested and proven solution for the implementation of a Prepaid Consumer Website and Issuer Processing Application. Both the projects are rewrites from Asp.net to MVC 5.</w:t>
      </w:r>
    </w:p>
    <w:p>
      <w:pPr>
        <w:pStyle w:val="Normal"/>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76" w:before="0" w:after="200"/>
        <w:rPr>
          <w:rFonts w:ascii="Arial" w:hAnsi="Arial" w:eastAsia="Arial" w:cs="Arial"/>
          <w:b/>
          <w:sz w:val="20"/>
        </w:rPr>
      </w:pPr>
      <w:r>
        <w:rPr>
          <w:rFonts w:eastAsia="Arial" w:cs="Arial" w:ascii="Arial" w:hAnsi="Arial"/>
          <w:b/>
          <w:sz w:val="20"/>
        </w:rPr>
        <w:t>Responsibilities: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Played the role of Sr .NET Developer for this project.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Technologies used in the project are ASP.NET MVC 5, C#, Twitter Bootstrap, Foundation, AngularJS, jQuery, Web API, LINQ, Enterprise Library 5, HTML 5, CSS, SQL Server 2012, Visual Studio 2013</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Involved in designing and developing some complex modules for the new CWS, CPA and IPA Applications.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Web API services which interacted with SQL Server and TANDEM databases.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complex MVC functionalities across multiple tiers right from front end to database layer.</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Worked extensively to make the Prepaid Website WCAG 2.0 compliant using tools like HTML Code Sniffer and HTML Validator.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Worked in AngularJS for Credit Performance Accelerator (CPA) project, designed and developed controllers, directives, services, factories.</w:t>
      </w:r>
    </w:p>
    <w:p>
      <w:pPr>
        <w:pStyle w:val="Normal"/>
        <w:tabs>
          <w:tab w:val="clear" w:pos="720"/>
          <w:tab w:val="left" w:pos="0" w:leader="none"/>
        </w:tabs>
        <w:suppressAutoHyphens w:val="true"/>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t>Environment:</w:t>
      </w:r>
      <w:r>
        <w:rPr>
          <w:rFonts w:eastAsia="Arial" w:cs="Arial" w:ascii="Arial" w:hAnsi="Arial"/>
          <w:sz w:val="20"/>
        </w:rPr>
        <w:t xml:space="preserve"> C#, ASP.NET MVC 5, AngularJS, ASP.NET Web API, ASP.NET 3.5, WCF, XSD, XML ASMX Web Services,  LINQ, jQuery, Bootstrap 3.0, CSS, HTML 5, Entity Framework 6.0, Enterprise Library 5.0,  SQL Server 2008, Visual Studio 2013, TFS, IIS 8.5, Windows 2012 Server.</w:t>
      </w:r>
    </w:p>
    <w:p>
      <w:pPr>
        <w:pStyle w:val="Normal"/>
        <w:spacing w:lineRule="auto" w:line="240" w:before="0" w:after="0"/>
        <w:jc w:val="both"/>
        <w:rPr>
          <w:rFonts w:ascii="Arial" w:hAnsi="Arial" w:eastAsia="Arial" w:cs="Arial"/>
          <w:color w:val="444444"/>
          <w:sz w:val="20"/>
          <w:shd w:fill="FFFFFF" w:val="clear"/>
        </w:rPr>
      </w:pPr>
      <w:r>
        <w:rPr>
          <w:rFonts w:eastAsia="Arial" w:cs="Arial" w:ascii="Arial" w:hAnsi="Arial"/>
          <w:color w:val="444444"/>
          <w:sz w:val="20"/>
          <w:shd w:fill="FFFFFF" w:val="clear"/>
        </w:rPr>
      </w:r>
    </w:p>
    <w:p>
      <w:pPr>
        <w:pStyle w:val="Normal"/>
        <w:spacing w:lineRule="auto" w:line="240" w:before="0" w:after="0"/>
        <w:jc w:val="both"/>
        <w:rPr>
          <w:rFonts w:ascii="Arial" w:hAnsi="Arial" w:eastAsia="Arial" w:cs="Arial"/>
          <w:b/>
          <w:sz w:val="20"/>
        </w:rPr>
      </w:pPr>
      <w:r>
        <w:rPr>
          <w:rFonts w:eastAsia="Arial" w:cs="Arial" w:ascii="Arial" w:hAnsi="Arial"/>
          <w:b/>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t>VSPC Project, Secretary of State (State of Colorado),</w:t>
      </w:r>
    </w:p>
    <w:p>
      <w:pPr>
        <w:pStyle w:val="Normal"/>
        <w:spacing w:lineRule="auto" w:line="240" w:before="0" w:after="0"/>
        <w:rPr>
          <w:rFonts w:ascii="Arial" w:hAnsi="Arial" w:eastAsia="Arial" w:cs="Arial"/>
          <w:b/>
          <w:bCs/>
          <w:sz w:val="20"/>
          <w:szCs w:val="20"/>
        </w:rPr>
      </w:pPr>
      <w:r>
        <w:rPr>
          <w:rFonts w:eastAsia="Arial" w:cs="Arial" w:ascii="Arial" w:hAnsi="Arial"/>
          <w:b/>
          <w:bCs/>
          <w:sz w:val="20"/>
          <w:szCs w:val="20"/>
        </w:rPr>
        <w:t xml:space="preserve">Denver, CO                                                                                            </w:t>
      </w:r>
      <w:r>
        <w:rPr>
          <w:rFonts w:eastAsia="Arial" w:cs="Arial" w:ascii="Arial" w:hAnsi="Arial"/>
          <w:b/>
          <w:sz w:val="20"/>
        </w:rPr>
        <w:tab/>
        <w:tab/>
        <w:tab/>
      </w:r>
      <w:r>
        <w:rPr>
          <w:rFonts w:eastAsia="Arial" w:cs="Arial" w:ascii="Arial" w:hAnsi="Arial"/>
          <w:b/>
          <w:bCs/>
          <w:sz w:val="20"/>
          <w:szCs w:val="20"/>
        </w:rPr>
        <w:t xml:space="preserve">     </w:t>
      </w:r>
    </w:p>
    <w:p>
      <w:pPr>
        <w:pStyle w:val="Normal"/>
        <w:spacing w:lineRule="auto" w:line="240" w:before="0" w:after="0"/>
        <w:rPr>
          <w:rFonts w:ascii="Arial" w:hAnsi="Arial" w:eastAsia="Arial" w:cs="Arial"/>
          <w:b/>
          <w:bCs/>
          <w:sz w:val="20"/>
          <w:szCs w:val="20"/>
        </w:rPr>
      </w:pPr>
      <w:r>
        <w:rPr>
          <w:rFonts w:eastAsia="Arial" w:cs="Arial" w:ascii="Arial" w:hAnsi="Arial"/>
          <w:b/>
          <w:bCs/>
          <w:sz w:val="20"/>
          <w:szCs w:val="20"/>
        </w:rPr>
        <w:t>Apr 2014 to Sep 2014</w:t>
      </w:r>
    </w:p>
    <w:p>
      <w:pPr>
        <w:pStyle w:val="Normal"/>
        <w:spacing w:lineRule="auto" w:line="276" w:before="0" w:after="200"/>
        <w:rPr>
          <w:rFonts w:ascii="Arial" w:hAnsi="Arial" w:eastAsia="Arial" w:cs="Arial"/>
          <w:b/>
          <w:sz w:val="20"/>
        </w:rPr>
      </w:pPr>
      <w:r>
        <w:rPr>
          <w:rFonts w:eastAsia="Arial" w:cs="Arial" w:ascii="Arial" w:hAnsi="Arial"/>
          <w:b/>
          <w:sz w:val="20"/>
        </w:rPr>
        <w:t>Senior Software Developer</w:t>
      </w:r>
    </w:p>
    <w:p>
      <w:pPr>
        <w:pStyle w:val="Normal"/>
        <w:spacing w:lineRule="auto" w:line="240" w:before="0" w:after="0"/>
        <w:jc w:val="both"/>
        <w:rPr>
          <w:rFonts w:ascii="Arial" w:hAnsi="Arial" w:eastAsia="Arial" w:cs="Arial"/>
          <w:sz w:val="20"/>
          <w:szCs w:val="20"/>
        </w:rPr>
      </w:pPr>
      <w:r>
        <w:rPr>
          <w:rFonts w:eastAsia="Arial" w:cs="Arial" w:ascii="Arial" w:hAnsi="Arial"/>
          <w:b/>
          <w:bCs/>
          <w:sz w:val="20"/>
          <w:szCs w:val="20"/>
        </w:rPr>
        <w:t>Description:</w:t>
      </w:r>
      <w:r>
        <w:rPr>
          <w:rFonts w:eastAsia="Arial" w:cs="Arial" w:ascii="Arial" w:hAnsi="Arial"/>
          <w:sz w:val="20"/>
          <w:szCs w:val="20"/>
        </w:rPr>
        <w:t xml:space="preserve">  The scope of this project is to develop a fully tested and proven solution for the implementation of a statewide electronic pollbook system, Voter Service and Polling Center (VSPC) that fully complies with all applicable federal and state laws and the business requirements of the state and counties.</w:t>
      </w:r>
    </w:p>
    <w:p>
      <w:pPr>
        <w:pStyle w:val="Normal"/>
        <w:spacing w:lineRule="auto" w:line="240" w:before="0" w:after="0"/>
        <w:jc w:val="both"/>
        <w:rPr>
          <w:rFonts w:ascii="Arial" w:hAnsi="Arial" w:eastAsia="Arial" w:cs="Arial"/>
          <w:color w:val="444444"/>
          <w:sz w:val="20"/>
          <w:szCs w:val="20"/>
          <w:shd w:fill="FFFFFF" w:val="clear"/>
        </w:rPr>
      </w:pPr>
      <w:r>
        <w:rPr>
          <w:rFonts w:eastAsia="Arial" w:cs="Arial" w:ascii="Arial" w:hAnsi="Arial"/>
          <w:color w:val="444444"/>
          <w:sz w:val="20"/>
          <w:szCs w:val="20"/>
          <w:shd w:fill="FFFFFF" w:val="clear"/>
        </w:rPr>
      </w:r>
    </w:p>
    <w:p>
      <w:pPr>
        <w:pStyle w:val="Normal"/>
        <w:spacing w:lineRule="auto" w:line="240" w:before="0" w:after="0"/>
        <w:ind w:left="720"/>
        <w:jc w:val="both"/>
        <w:rPr>
          <w:rFonts w:ascii="Arial" w:hAnsi="Arial" w:eastAsia="Arial" w:cs="Arial"/>
          <w:color w:themeColor="text1" w:val="000000"/>
          <w:sz w:val="20"/>
          <w:szCs w:val="20"/>
        </w:rPr>
      </w:pPr>
      <w:r>
        <w:rPr>
          <w:rFonts w:eastAsia="Arial" w:cs="Arial" w:ascii="Arial" w:hAnsi="Arial"/>
          <w:b/>
          <w:bCs/>
          <w:color w:themeColor="text1" w:val="000000"/>
          <w:sz w:val="20"/>
          <w:szCs w:val="20"/>
        </w:rPr>
        <w:t>In general, the system will:</w:t>
      </w:r>
    </w:p>
    <w:p>
      <w:pPr>
        <w:pStyle w:val="ListParagraph"/>
        <w:numPr>
          <w:ilvl w:val="0"/>
          <w:numId w:val="1"/>
        </w:numPr>
        <w:spacing w:lineRule="auto" w:line="240" w:before="0" w:after="0"/>
        <w:contextualSpacing/>
        <w:jc w:val="both"/>
        <w:rPr>
          <w:rFonts w:ascii="Arial" w:hAnsi="Arial" w:eastAsia="Arial" w:cs="Arial"/>
          <w:color w:themeColor="text1" w:val="000000"/>
          <w:sz w:val="20"/>
          <w:szCs w:val="20"/>
        </w:rPr>
      </w:pPr>
      <w:r>
        <w:rPr>
          <w:rFonts w:eastAsia="Arial" w:cs="Arial" w:ascii="Arial" w:hAnsi="Arial"/>
          <w:color w:themeColor="text1" w:val="000000"/>
          <w:sz w:val="20"/>
          <w:szCs w:val="20"/>
        </w:rPr>
        <w:t>Protect the voter information of all registered citizens</w:t>
      </w:r>
    </w:p>
    <w:p>
      <w:pPr>
        <w:pStyle w:val="ListParagraph"/>
        <w:numPr>
          <w:ilvl w:val="0"/>
          <w:numId w:val="1"/>
        </w:numPr>
        <w:spacing w:lineRule="auto" w:line="240" w:before="0" w:after="0"/>
        <w:contextualSpacing/>
        <w:jc w:val="both"/>
        <w:rPr>
          <w:rFonts w:ascii="Arial" w:hAnsi="Arial" w:eastAsia="Arial" w:cs="Arial"/>
          <w:color w:themeColor="text1" w:val="000000"/>
          <w:sz w:val="20"/>
          <w:szCs w:val="20"/>
        </w:rPr>
      </w:pPr>
      <w:r>
        <w:rPr>
          <w:rFonts w:eastAsia="Arial" w:cs="Arial" w:ascii="Arial" w:hAnsi="Arial"/>
          <w:color w:themeColor="text1" w:val="000000"/>
          <w:sz w:val="20"/>
          <w:szCs w:val="20"/>
        </w:rPr>
        <w:t>Maintain the integrity of the electoral process</w:t>
      </w:r>
    </w:p>
    <w:p>
      <w:pPr>
        <w:pStyle w:val="ListParagraph"/>
        <w:numPr>
          <w:ilvl w:val="0"/>
          <w:numId w:val="1"/>
        </w:numPr>
        <w:spacing w:lineRule="auto" w:line="240" w:before="0" w:after="0"/>
        <w:contextualSpacing/>
        <w:jc w:val="both"/>
        <w:rPr>
          <w:rFonts w:ascii="Arial" w:hAnsi="Arial" w:eastAsia="Arial" w:cs="Arial"/>
          <w:color w:themeColor="text1" w:val="000000"/>
          <w:sz w:val="20"/>
          <w:szCs w:val="20"/>
        </w:rPr>
      </w:pPr>
      <w:r>
        <w:rPr>
          <w:rFonts w:eastAsia="Arial" w:cs="Arial" w:ascii="Arial" w:hAnsi="Arial"/>
          <w:color w:themeColor="text1" w:val="000000"/>
          <w:sz w:val="20"/>
          <w:szCs w:val="20"/>
        </w:rPr>
        <w:t>Enable county election officials to administer efficient, fair, and impartial elections</w:t>
      </w:r>
    </w:p>
    <w:p>
      <w:pPr>
        <w:pStyle w:val="ListParagraph"/>
        <w:numPr>
          <w:ilvl w:val="0"/>
          <w:numId w:val="1"/>
        </w:numPr>
        <w:spacing w:lineRule="auto" w:line="240" w:before="0" w:after="0"/>
        <w:contextualSpacing/>
        <w:jc w:val="both"/>
        <w:rPr>
          <w:rFonts w:ascii="Arial" w:hAnsi="Arial" w:eastAsia="Arial" w:cs="Arial"/>
          <w:color w:themeColor="text1" w:val="000000"/>
          <w:sz w:val="20"/>
          <w:szCs w:val="20"/>
        </w:rPr>
      </w:pPr>
      <w:r>
        <w:rPr>
          <w:rFonts w:eastAsia="Arial" w:cs="Arial" w:ascii="Arial" w:hAnsi="Arial"/>
          <w:color w:themeColor="text1" w:val="000000"/>
          <w:sz w:val="20"/>
          <w:szCs w:val="20"/>
        </w:rPr>
        <w:t>Provide an audit capability; and</w:t>
      </w:r>
    </w:p>
    <w:p>
      <w:pPr>
        <w:pStyle w:val="ListParagraph"/>
        <w:numPr>
          <w:ilvl w:val="0"/>
          <w:numId w:val="1"/>
        </w:numPr>
        <w:spacing w:lineRule="auto" w:line="240" w:before="0" w:after="0"/>
        <w:contextualSpacing/>
        <w:jc w:val="both"/>
        <w:rPr>
          <w:rFonts w:ascii="Arial" w:hAnsi="Arial" w:eastAsia="Arial" w:cs="Arial"/>
          <w:color w:themeColor="text1" w:val="000000"/>
          <w:sz w:val="20"/>
          <w:szCs w:val="20"/>
        </w:rPr>
      </w:pPr>
      <w:r>
        <w:rPr>
          <w:rFonts w:eastAsia="Arial" w:cs="Arial" w:ascii="Arial" w:hAnsi="Arial"/>
          <w:color w:themeColor="text1" w:val="000000"/>
          <w:sz w:val="20"/>
          <w:szCs w:val="20"/>
        </w:rPr>
        <w:t>Establish stronger coordination inherent in a statewide system</w:t>
      </w:r>
    </w:p>
    <w:p>
      <w:pPr>
        <w:pStyle w:val="Normal"/>
        <w:spacing w:lineRule="auto" w:line="276" w:before="0" w:after="200"/>
        <w:rPr>
          <w:rFonts w:ascii="Arial" w:hAnsi="Arial" w:eastAsia="Arial" w:cs="Arial"/>
          <w:color w:themeColor="text1" w:val="000000"/>
          <w:sz w:val="20"/>
          <w:szCs w:val="20"/>
        </w:rPr>
      </w:pPr>
      <w:r>
        <w:rPr>
          <w:rFonts w:eastAsia="Arial" w:cs="Arial" w:ascii="Arial" w:hAnsi="Arial"/>
          <w:b/>
          <w:bCs/>
          <w:color w:themeColor="text1" w:val="000000"/>
          <w:sz w:val="20"/>
          <w:szCs w:val="20"/>
        </w:rPr>
        <w:t>Responsibilities: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 xml:space="preserve">Played the role of Senior ASP.NET Developer for this project. </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Technologies used in the project are ASP.NET MVC 5, Twitter Bootstrap, C#, WCF, LINQ, Enterprise Library 5, jQuery, HTML 5, CSS, SQL Server 2008, Visual Studio 2013</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Involved in designing and developing some complex modules for the new VSPC Application.</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WCF Web Services and configured WCF Services with appropriate endpoints.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Designed and developed complex MVC functionalities across multiple tiers right from front end to database layer.</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Derived unit testing and contribute to the Software QA process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Implemented source control using Visual Studio 10 TFS.</w:t>
      </w:r>
    </w:p>
    <w:p>
      <w:pPr>
        <w:pStyle w:val="Normal"/>
        <w:numPr>
          <w:ilvl w:val="0"/>
          <w:numId w:val="2"/>
        </w:numPr>
        <w:spacing w:lineRule="auto" w:line="240" w:before="0" w:after="0"/>
        <w:ind w:hanging="360" w:left="720"/>
        <w:jc w:val="both"/>
        <w:rPr>
          <w:rFonts w:ascii="Arial" w:hAnsi="Arial" w:eastAsia="Arial" w:cs="Arial"/>
          <w:sz w:val="20"/>
        </w:rPr>
      </w:pPr>
      <w:r>
        <w:rPr>
          <w:rFonts w:eastAsia="Arial" w:cs="Arial" w:ascii="Arial" w:hAnsi="Arial"/>
          <w:sz w:val="20"/>
        </w:rPr>
        <w:t>Participated in System Documentation and Code Documentation.</w:t>
      </w:r>
    </w:p>
    <w:p>
      <w:pPr>
        <w:pStyle w:val="Normal"/>
        <w:spacing w:lineRule="atLeast" w:line="100" w:before="0" w:after="0"/>
        <w:jc w:val="both"/>
        <w:rPr>
          <w:rFonts w:ascii="Arial" w:hAnsi="Arial" w:eastAsia="Arial" w:cs="Arial"/>
          <w:color w:themeColor="text1" w:val="000000"/>
          <w:sz w:val="20"/>
          <w:szCs w:val="20"/>
        </w:rPr>
      </w:pPr>
      <w:r>
        <w:rPr>
          <w:rFonts w:eastAsia="Arial" w:cs="Arial" w:ascii="Arial" w:hAnsi="Arial"/>
          <w:color w:themeColor="text1" w:val="000000"/>
          <w:sz w:val="20"/>
          <w:szCs w:val="20"/>
        </w:rPr>
      </w:r>
    </w:p>
    <w:p>
      <w:pPr>
        <w:pStyle w:val="NoSpacing"/>
        <w:jc w:val="both"/>
        <w:rPr>
          <w:rFonts w:ascii="Arial" w:hAnsi="Arial" w:eastAsia="Arial" w:cs="Arial"/>
          <w:color w:themeColor="text1" w:val="000000"/>
          <w:sz w:val="20"/>
          <w:szCs w:val="20"/>
        </w:rPr>
      </w:pPr>
      <w:r>
        <w:rPr>
          <w:rFonts w:eastAsia="Arial" w:cs="Arial" w:ascii="Arial" w:hAnsi="Arial"/>
          <w:b/>
          <w:bCs/>
          <w:color w:themeColor="text1" w:val="000000"/>
          <w:sz w:val="20"/>
          <w:szCs w:val="20"/>
        </w:rPr>
        <w:t>Environment:</w:t>
      </w:r>
      <w:r>
        <w:rPr>
          <w:rFonts w:eastAsia="Arial" w:cs="Arial" w:ascii="Arial" w:hAnsi="Arial"/>
          <w:color w:themeColor="text1" w:val="000000"/>
          <w:sz w:val="20"/>
          <w:szCs w:val="20"/>
        </w:rPr>
        <w:t xml:space="preserve"> C#, ASP.NET MVC 5, ASP.NET Web API,  ASP.NET 3.5, WCF, LINQ, JQuery, BootStrap 3.0, CSS, HTML 5, Enterprise Library 5.0, SQL Server 2008, Visual Studio 2013, TFS, IIS 8.5, Windows 2012 Server, XSLT, XML, XSD</w:t>
      </w:r>
    </w:p>
    <w:p>
      <w:pPr>
        <w:pStyle w:val="Normal"/>
        <w:spacing w:lineRule="auto" w:line="240" w:before="0" w:after="0"/>
        <w:jc w:val="both"/>
        <w:rPr>
          <w:rFonts w:ascii="Arial" w:hAnsi="Arial" w:eastAsia="Arial" w:cs="Arial"/>
          <w:color w:val="444444"/>
          <w:sz w:val="20"/>
          <w:szCs w:val="20"/>
        </w:rPr>
      </w:pPr>
      <w:r>
        <w:rPr>
          <w:rFonts w:eastAsia="Arial" w:cs="Arial" w:ascii="Arial" w:hAnsi="Arial"/>
          <w:color w:val="444444"/>
          <w:sz w:val="20"/>
          <w:szCs w:val="20"/>
        </w:rPr>
      </w:r>
    </w:p>
    <w:p>
      <w:pPr>
        <w:pStyle w:val="Normal"/>
        <w:spacing w:lineRule="auto" w:line="240" w:before="0" w:after="0"/>
        <w:jc w:val="both"/>
        <w:rPr>
          <w:rFonts w:ascii="Arial" w:hAnsi="Arial" w:eastAsia="Arial" w:cs="Arial"/>
          <w:color w:val="444444"/>
          <w:sz w:val="20"/>
          <w:shd w:fill="FFFFFF" w:val="clear"/>
        </w:rPr>
      </w:pPr>
      <w:r>
        <w:rPr>
          <w:rFonts w:eastAsia="Arial" w:cs="Arial" w:ascii="Arial" w:hAnsi="Arial"/>
          <w:color w:val="444444"/>
          <w:sz w:val="20"/>
          <w:shd w:fill="FFFFFF" w:val="clear"/>
        </w:rPr>
      </w:r>
    </w:p>
    <w:p>
      <w:pPr>
        <w:pStyle w:val="Normal"/>
        <w:spacing w:lineRule="auto" w:line="240" w:before="0" w:after="0"/>
        <w:jc w:val="both"/>
        <w:rPr>
          <w:rFonts w:ascii="Arial" w:hAnsi="Arial" w:eastAsia="Arial" w:cs="Arial"/>
          <w:b/>
          <w:bCs/>
          <w:sz w:val="20"/>
          <w:szCs w:val="20"/>
        </w:rPr>
      </w:pPr>
      <w:r>
        <w:rPr>
          <w:rFonts w:eastAsia="Arial" w:cs="Arial" w:ascii="Arial" w:hAnsi="Arial"/>
          <w:b/>
          <w:bCs/>
          <w:sz w:val="20"/>
          <w:szCs w:val="20"/>
        </w:rPr>
        <w:t xml:space="preserve">Experian, Denver, CO                                                                                            </w:t>
      </w:r>
      <w:r>
        <w:rPr>
          <w:rFonts w:eastAsia="Arial" w:cs="Arial" w:ascii="Arial" w:hAnsi="Arial"/>
          <w:b/>
          <w:sz w:val="20"/>
        </w:rPr>
        <w:tab/>
      </w:r>
      <w:r>
        <w:rPr>
          <w:rFonts w:eastAsia="Arial" w:cs="Arial" w:ascii="Arial" w:hAnsi="Arial"/>
          <w:b/>
          <w:bCs/>
          <w:sz w:val="20"/>
          <w:szCs w:val="20"/>
        </w:rPr>
        <w:t xml:space="preserve">                 </w:t>
      </w:r>
    </w:p>
    <w:p>
      <w:pPr>
        <w:pStyle w:val="Normal"/>
        <w:spacing w:lineRule="auto" w:line="240" w:before="0" w:after="0"/>
        <w:jc w:val="both"/>
        <w:rPr>
          <w:rFonts w:ascii="Arial" w:hAnsi="Arial" w:eastAsia="Arial" w:cs="Arial"/>
          <w:b/>
          <w:bCs/>
          <w:sz w:val="20"/>
          <w:szCs w:val="20"/>
        </w:rPr>
      </w:pPr>
      <w:r>
        <w:rPr>
          <w:rFonts w:eastAsia="Arial" w:cs="Arial" w:ascii="Arial" w:hAnsi="Arial"/>
          <w:b/>
          <w:bCs/>
          <w:sz w:val="20"/>
          <w:szCs w:val="20"/>
        </w:rPr>
        <w:t>Sep 2013 to Mar 2014</w:t>
      </w:r>
    </w:p>
    <w:p>
      <w:pPr>
        <w:pStyle w:val="Normal"/>
        <w:spacing w:lineRule="auto" w:line="276" w:before="0" w:after="200"/>
        <w:rPr>
          <w:rFonts w:ascii="Arial" w:hAnsi="Arial" w:eastAsia="Arial" w:cs="Arial"/>
          <w:b/>
          <w:sz w:val="20"/>
        </w:rPr>
      </w:pPr>
      <w:r>
        <w:rPr>
          <w:rFonts w:eastAsia="Arial" w:cs="Arial" w:ascii="Arial" w:hAnsi="Arial"/>
          <w:b/>
          <w:sz w:val="20"/>
        </w:rPr>
        <w:t>Senior Software Developer</w:t>
      </w:r>
    </w:p>
    <w:p>
      <w:pPr>
        <w:pStyle w:val="Normal"/>
        <w:spacing w:lineRule="auto" w:line="240" w:before="0" w:after="0"/>
        <w:jc w:val="both"/>
        <w:rPr>
          <w:rFonts w:ascii="Arial" w:hAnsi="Arial" w:eastAsia="Arial" w:cs="Arial"/>
          <w:sz w:val="20"/>
        </w:rPr>
      </w:pPr>
      <w:r>
        <w:rPr>
          <w:rFonts w:eastAsia="Arial" w:cs="Arial" w:ascii="Arial" w:hAnsi="Arial"/>
          <w:b/>
          <w:sz w:val="20"/>
        </w:rPr>
        <w:t>Description:</w:t>
      </w:r>
      <w:r>
        <w:rPr>
          <w:rFonts w:eastAsia="Arial" w:cs="Arial" w:ascii="Arial" w:hAnsi="Arial"/>
          <w:sz w:val="20"/>
        </w:rPr>
        <w:t xml:space="preserve">  Public Pages Re-design (PPR) and Member Pages Re-design (MPR). This project involved redesigning existing .NET 1.1 applications into .NET 4.0 MVC 3 applications by adding lot of new functionalities. </w:t>
      </w:r>
    </w:p>
    <w:p>
      <w:pPr>
        <w:pStyle w:val="Normal"/>
        <w:spacing w:lineRule="auto" w:line="240" w:before="0" w:after="0"/>
        <w:jc w:val="both"/>
        <w:rPr>
          <w:rFonts w:ascii="Arial" w:hAnsi="Arial" w:eastAsia="Arial" w:cs="Arial"/>
          <w:sz w:val="20"/>
        </w:rPr>
      </w:pPr>
      <w:r>
        <w:rPr>
          <w:rFonts w:eastAsia="Arial" w:cs="Arial" w:ascii="Arial" w:hAnsi="Arial"/>
          <w:sz w:val="20"/>
        </w:rPr>
        <w:t>The Website (Crediexpert.co.uk) serves the UK customers by providing them with Credit Scores and Reports.</w:t>
      </w:r>
    </w:p>
    <w:p>
      <w:pPr>
        <w:pStyle w:val="Normal"/>
        <w:spacing w:lineRule="auto" w:line="240" w:before="0" w:after="0"/>
        <w:jc w:val="both"/>
        <w:rPr>
          <w:rFonts w:ascii="Arial" w:hAnsi="Arial" w:eastAsia="Arial" w:cs="Arial"/>
          <w:sz w:val="20"/>
        </w:rPr>
      </w:pPr>
      <w:r>
        <w:rPr>
          <w:rFonts w:eastAsia="Arial" w:cs="Arial" w:ascii="Arial" w:hAnsi="Arial"/>
          <w:sz w:val="20"/>
        </w:rPr>
      </w:r>
    </w:p>
    <w:p>
      <w:pPr>
        <w:pStyle w:val="Normal"/>
        <w:tabs>
          <w:tab w:val="clear" w:pos="720"/>
          <w:tab w:val="left" w:pos="0" w:leader="none"/>
        </w:tabs>
        <w:suppressAutoHyphens w:val="true"/>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t>American Express,</w:t>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Phoenix, AZ                                                                                                        </w:t>
      </w:r>
    </w:p>
    <w:p>
      <w:pPr>
        <w:pStyle w:val="Normal"/>
        <w:spacing w:lineRule="auto" w:line="240" w:before="0" w:after="0"/>
        <w:jc w:val="both"/>
        <w:rPr>
          <w:rFonts w:ascii="Arial" w:hAnsi="Arial" w:eastAsia="Arial" w:cs="Arial"/>
          <w:b/>
          <w:sz w:val="20"/>
        </w:rPr>
      </w:pPr>
      <w:r>
        <w:rPr>
          <w:rFonts w:eastAsia="Arial" w:cs="Arial" w:ascii="Arial" w:hAnsi="Arial"/>
          <w:b/>
          <w:sz w:val="20"/>
        </w:rPr>
        <w:t>Sep 2012 – Aug 2013</w:t>
      </w:r>
    </w:p>
    <w:p>
      <w:pPr>
        <w:pStyle w:val="Normal"/>
        <w:spacing w:lineRule="auto" w:line="276" w:before="0" w:after="200"/>
        <w:rPr>
          <w:rFonts w:ascii="Arial" w:hAnsi="Arial" w:eastAsia="Arial" w:cs="Arial"/>
          <w:b/>
          <w:sz w:val="20"/>
        </w:rPr>
      </w:pPr>
      <w:r>
        <w:rPr>
          <w:rFonts w:eastAsia="Arial" w:cs="Arial" w:ascii="Arial" w:hAnsi="Arial"/>
          <w:b/>
          <w:sz w:val="20"/>
        </w:rPr>
        <w:t>Technical Lead</w:t>
      </w:r>
    </w:p>
    <w:p>
      <w:pPr>
        <w:pStyle w:val="Normal"/>
        <w:spacing w:lineRule="auto" w:line="276" w:before="0" w:after="200"/>
        <w:rPr>
          <w:rFonts w:ascii="Arial" w:hAnsi="Arial" w:eastAsia="Arial" w:cs="Arial"/>
          <w:sz w:val="20"/>
        </w:rPr>
      </w:pPr>
      <w:r>
        <w:rPr>
          <w:rFonts w:eastAsia="Arial" w:cs="Arial" w:ascii="Arial" w:hAnsi="Arial"/>
          <w:b/>
          <w:bCs/>
          <w:sz w:val="20"/>
          <w:szCs w:val="20"/>
        </w:rPr>
        <w:t>Description:</w:t>
      </w:r>
      <w:r>
        <w:rPr>
          <w:rFonts w:eastAsia="Arial" w:cs="Arial" w:ascii="Arial" w:hAnsi="Arial"/>
          <w:sz w:val="20"/>
          <w:szCs w:val="20"/>
        </w:rPr>
        <w:t xml:space="preserve">  Global Sanctions project as part of Finance, Corporate and Compliance Technologies domain. The project involved providing various kinds of Sanctions screening as mandated by OFAC, Patriot Act etc. of Customer details and transactions of American Express card holders and other vendors.</w:t>
      </w:r>
    </w:p>
    <w:p>
      <w:pPr>
        <w:pStyle w:val="Normal"/>
        <w:spacing w:lineRule="auto" w:line="240" w:before="0" w:after="0"/>
        <w:jc w:val="both"/>
        <w:rPr>
          <w:rFonts w:ascii="Arial" w:hAnsi="Arial" w:eastAsia="Arial" w:cs="Arial"/>
          <w:b/>
          <w:sz w:val="20"/>
        </w:rPr>
      </w:pPr>
      <w:r>
        <w:rPr>
          <w:rFonts w:eastAsia="Arial" w:cs="Arial" w:ascii="Arial" w:hAnsi="Arial"/>
          <w:b/>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Bank of America, </w:t>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Simi Valley, CA                                                                                            </w:t>
      </w:r>
    </w:p>
    <w:p>
      <w:pPr>
        <w:pStyle w:val="Normal"/>
        <w:spacing w:lineRule="auto" w:line="240" w:before="0" w:after="0"/>
        <w:jc w:val="both"/>
        <w:rPr>
          <w:rFonts w:ascii="Arial" w:hAnsi="Arial" w:eastAsia="Arial" w:cs="Arial"/>
          <w:b/>
          <w:sz w:val="20"/>
        </w:rPr>
      </w:pPr>
      <w:r>
        <w:rPr>
          <w:rFonts w:eastAsia="Arial" w:cs="Arial" w:ascii="Arial" w:hAnsi="Arial"/>
          <w:b/>
          <w:sz w:val="20"/>
        </w:rPr>
        <w:t>Nov 2011 –Sep 2012</w:t>
      </w:r>
    </w:p>
    <w:p>
      <w:pPr>
        <w:pStyle w:val="Normal"/>
        <w:spacing w:lineRule="auto" w:line="276" w:before="0" w:after="200"/>
        <w:rPr>
          <w:rFonts w:ascii="Arial" w:hAnsi="Arial" w:eastAsia="Arial" w:cs="Arial"/>
          <w:b/>
          <w:sz w:val="20"/>
        </w:rPr>
      </w:pPr>
      <w:r>
        <w:rPr>
          <w:rFonts w:eastAsia="Arial" w:cs="Arial" w:ascii="Arial" w:hAnsi="Arial"/>
          <w:b/>
          <w:sz w:val="20"/>
        </w:rPr>
        <w:t>Dev Lead and System Analyst</w:t>
      </w:r>
    </w:p>
    <w:p>
      <w:pPr>
        <w:pStyle w:val="Normal"/>
        <w:spacing w:lineRule="auto" w:line="276" w:before="0" w:after="200"/>
        <w:rPr>
          <w:rFonts w:ascii="Arial" w:hAnsi="Arial" w:eastAsia="Arial" w:cs="Arial"/>
          <w:sz w:val="20"/>
        </w:rPr>
      </w:pPr>
      <w:r>
        <w:rPr>
          <w:rFonts w:eastAsia="Arial" w:cs="Arial" w:ascii="Arial" w:hAnsi="Arial"/>
          <w:b/>
          <w:bCs/>
          <w:sz w:val="20"/>
          <w:szCs w:val="20"/>
        </w:rPr>
        <w:t>Description:</w:t>
      </w:r>
      <w:r>
        <w:rPr>
          <w:rFonts w:eastAsia="Arial" w:cs="Arial" w:ascii="Arial" w:hAnsi="Arial"/>
          <w:sz w:val="20"/>
          <w:szCs w:val="20"/>
        </w:rPr>
        <w:t xml:space="preserve">  This is basically a DOJ (Department of Justice) project where the bank needs to generate PPFN (Post Petition Fee notice) and CURE reports and file them in court through attorneys for compliance purpose. This project handles all the loans which are in bankruptcy and enables users to generate PPFN and CURE reports for the various expenses incurred by the bank.</w:t>
      </w:r>
    </w:p>
    <w:p>
      <w:pPr>
        <w:pStyle w:val="Normal"/>
        <w:spacing w:lineRule="auto" w:line="240" w:before="0" w:after="0"/>
        <w:jc w:val="both"/>
        <w:rPr>
          <w:rFonts w:ascii="Arial" w:hAnsi="Arial" w:eastAsia="Arial" w:cs="Arial"/>
          <w:color w:val="444444"/>
          <w:sz w:val="20"/>
          <w:shd w:fill="FFFFFF" w:val="clear"/>
        </w:rPr>
      </w:pPr>
      <w:r>
        <w:rPr>
          <w:rFonts w:eastAsia="Arial" w:cs="Arial" w:ascii="Arial" w:hAnsi="Arial"/>
          <w:color w:val="444444"/>
          <w:sz w:val="20"/>
          <w:shd w:fill="FFFFFF" w:val="clear"/>
        </w:rPr>
      </w:r>
    </w:p>
    <w:p>
      <w:pPr>
        <w:pStyle w:val="Normal"/>
        <w:spacing w:lineRule="auto" w:line="240" w:before="0" w:after="0"/>
        <w:jc w:val="both"/>
        <w:rPr>
          <w:rFonts w:ascii="Arial" w:hAnsi="Arial" w:eastAsia="Arial" w:cs="Arial"/>
          <w:color w:val="444444"/>
          <w:sz w:val="20"/>
          <w:shd w:fill="FFFFFF" w:val="clear"/>
        </w:rPr>
      </w:pPr>
      <w:r>
        <w:rPr>
          <w:rFonts w:eastAsia="Arial" w:cs="Arial" w:ascii="Arial" w:hAnsi="Arial"/>
          <w:color w:val="444444"/>
          <w:sz w:val="20"/>
          <w:shd w:fill="FFFFFF" w:val="clear"/>
        </w:rPr>
      </w:r>
    </w:p>
    <w:p>
      <w:pPr>
        <w:pStyle w:val="Normal"/>
        <w:spacing w:lineRule="auto" w:line="240" w:before="0" w:after="0"/>
        <w:jc w:val="both"/>
        <w:rPr>
          <w:rFonts w:ascii="Arial" w:hAnsi="Arial" w:eastAsia="Arial" w:cs="Arial"/>
          <w:b/>
          <w:color w:val="000000"/>
          <w:sz w:val="20"/>
          <w:shd w:fill="FFFFFF" w:val="clear"/>
        </w:rPr>
      </w:pPr>
      <w:r>
        <w:rPr>
          <w:rFonts w:eastAsia="Arial" w:cs="Arial" w:ascii="Arial" w:hAnsi="Arial"/>
          <w:b/>
          <w:color w:val="000000"/>
          <w:sz w:val="20"/>
          <w:shd w:fill="FFFFFF" w:val="clear"/>
        </w:rPr>
        <w:t xml:space="preserve">Bank of America, </w:t>
      </w:r>
    </w:p>
    <w:p>
      <w:pPr>
        <w:pStyle w:val="Normal"/>
        <w:spacing w:lineRule="auto" w:line="240" w:before="0" w:after="0"/>
        <w:jc w:val="both"/>
        <w:rPr>
          <w:rFonts w:ascii="Arial" w:hAnsi="Arial" w:eastAsia="Arial" w:cs="Arial"/>
          <w:b/>
          <w:color w:val="000000"/>
          <w:sz w:val="20"/>
          <w:shd w:fill="FFFFFF" w:val="clear"/>
        </w:rPr>
      </w:pPr>
      <w:r>
        <w:rPr>
          <w:rFonts w:eastAsia="Arial" w:cs="Arial" w:ascii="Arial" w:hAnsi="Arial"/>
          <w:b/>
          <w:color w:val="000000"/>
          <w:sz w:val="20"/>
          <w:shd w:fill="FFFFFF" w:val="clear"/>
        </w:rPr>
        <w:t xml:space="preserve">New York City, NY                                                                          </w:t>
      </w:r>
    </w:p>
    <w:p>
      <w:pPr>
        <w:pStyle w:val="Normal"/>
        <w:spacing w:lineRule="auto" w:line="240" w:before="0" w:after="0"/>
        <w:jc w:val="both"/>
        <w:rPr>
          <w:rFonts w:ascii="Arial" w:hAnsi="Arial" w:eastAsia="Arial" w:cs="Arial"/>
          <w:b/>
          <w:color w:val="000000"/>
          <w:sz w:val="20"/>
          <w:shd w:fill="FFFFFF" w:val="clear"/>
        </w:rPr>
      </w:pPr>
      <w:r>
        <w:rPr>
          <w:rFonts w:eastAsia="Arial" w:cs="Arial" w:ascii="Arial" w:hAnsi="Arial"/>
          <w:b/>
          <w:color w:val="000000"/>
          <w:sz w:val="20"/>
          <w:shd w:fill="FFFFFF" w:val="clear"/>
        </w:rPr>
        <w:t xml:space="preserve">Jun 2009 – Oct 2011                           </w:t>
      </w:r>
    </w:p>
    <w:p>
      <w:pPr>
        <w:pStyle w:val="Normal"/>
        <w:spacing w:lineRule="auto" w:line="240" w:before="0" w:after="0"/>
        <w:jc w:val="both"/>
        <w:rPr>
          <w:rFonts w:ascii="Arial" w:hAnsi="Arial" w:eastAsia="Arial" w:cs="Arial"/>
          <w:b/>
          <w:color w:val="000000"/>
          <w:sz w:val="20"/>
        </w:rPr>
      </w:pPr>
      <w:r>
        <w:rPr>
          <w:rFonts w:eastAsia="Arial" w:cs="Arial" w:ascii="Arial" w:hAnsi="Arial"/>
          <w:b/>
          <w:color w:val="000000"/>
          <w:sz w:val="20"/>
          <w:shd w:fill="FFFFFF" w:val="clear"/>
        </w:rPr>
        <w:t>.NET Lead</w:t>
      </w:r>
    </w:p>
    <w:p>
      <w:pPr>
        <w:pStyle w:val="Normal"/>
        <w:spacing w:lineRule="auto" w:line="240" w:before="0" w:after="0"/>
        <w:jc w:val="both"/>
        <w:rPr>
          <w:rFonts w:ascii="Arial" w:hAnsi="Arial" w:eastAsia="Arial" w:cs="Arial"/>
          <w:b/>
          <w:color w:val="444444"/>
          <w:sz w:val="20"/>
        </w:rPr>
      </w:pPr>
      <w:r>
        <w:rPr>
          <w:rFonts w:eastAsia="Arial" w:cs="Arial" w:ascii="Arial" w:hAnsi="Arial"/>
          <w:b/>
          <w:color w:val="444444"/>
          <w:sz w:val="20"/>
        </w:rPr>
      </w:r>
    </w:p>
    <w:p>
      <w:pPr>
        <w:pStyle w:val="Normal"/>
        <w:tabs>
          <w:tab w:val="clear" w:pos="720"/>
          <w:tab w:val="left" w:pos="4320" w:leader="none"/>
          <w:tab w:val="left" w:pos="8640" w:leader="none"/>
        </w:tabs>
        <w:spacing w:lineRule="auto" w:line="240" w:before="0" w:after="0"/>
        <w:rPr>
          <w:rFonts w:ascii="Arial" w:hAnsi="Arial" w:eastAsia="Arial" w:cs="Arial"/>
          <w:sz w:val="20"/>
        </w:rPr>
      </w:pPr>
      <w:r>
        <w:rPr>
          <w:rFonts w:eastAsia="Arial" w:cs="Arial" w:ascii="Arial" w:hAnsi="Arial"/>
          <w:b/>
          <w:color w:val="000000"/>
          <w:sz w:val="20"/>
        </w:rPr>
        <w:t xml:space="preserve">Description: </w:t>
      </w:r>
      <w:r>
        <w:rPr>
          <w:rFonts w:eastAsia="Arial" w:cs="Arial" w:ascii="Arial" w:hAnsi="Arial"/>
          <w:sz w:val="20"/>
        </w:rPr>
        <w:t>GIS (Global Index system) project involves managing of indexes comprising of Bonds from various countries of both sovereign and corporate.</w:t>
      </w:r>
    </w:p>
    <w:p>
      <w:pPr>
        <w:pStyle w:val="Normal"/>
        <w:spacing w:lineRule="auto" w:line="240" w:before="0" w:after="0"/>
        <w:jc w:val="both"/>
        <w:rPr>
          <w:rFonts w:ascii="Arial" w:hAnsi="Arial" w:eastAsia="Arial" w:cs="Arial"/>
          <w:color w:themeColor="accent6" w:val="70AD47"/>
          <w:sz w:val="20"/>
          <w:szCs w:val="20"/>
        </w:rPr>
      </w:pPr>
      <w:r>
        <w:rPr>
          <w:rFonts w:eastAsia="Arial" w:cs="Arial" w:ascii="Arial" w:hAnsi="Arial"/>
          <w:color w:themeColor="accent6" w:val="70AD47"/>
          <w:sz w:val="20"/>
          <w:szCs w:val="20"/>
        </w:rPr>
      </w:r>
    </w:p>
    <w:p>
      <w:pPr>
        <w:pStyle w:val="Normal"/>
        <w:spacing w:lineRule="auto" w:line="240" w:before="0" w:after="0"/>
        <w:jc w:val="both"/>
        <w:rPr>
          <w:rFonts w:ascii="Arial" w:hAnsi="Arial" w:eastAsia="Arial" w:cs="Arial"/>
          <w:color w:themeColor="accent6" w:val="70AD47"/>
          <w:sz w:val="20"/>
          <w:szCs w:val="20"/>
        </w:rPr>
      </w:pPr>
      <w:r>
        <w:rPr>
          <w:rFonts w:eastAsia="Arial" w:cs="Arial" w:ascii="Arial" w:hAnsi="Arial"/>
          <w:color w:themeColor="accent6" w:val="70AD47"/>
          <w:sz w:val="20"/>
          <w:szCs w:val="20"/>
        </w:rPr>
      </w:r>
    </w:p>
    <w:p>
      <w:pPr>
        <w:pStyle w:val="Normal"/>
        <w:spacing w:lineRule="auto" w:line="240" w:before="0" w:after="0"/>
        <w:jc w:val="both"/>
        <w:rPr>
          <w:rFonts w:ascii="Arial" w:hAnsi="Arial" w:eastAsia="Arial" w:cs="Arial"/>
          <w:color w:themeColor="accent6" w:val="70AD47"/>
          <w:sz w:val="20"/>
          <w:szCs w:val="20"/>
        </w:rPr>
      </w:pPr>
      <w:r>
        <w:rPr>
          <w:rFonts w:eastAsia="Arial" w:cs="Arial" w:ascii="Arial" w:hAnsi="Arial"/>
          <w:color w:themeColor="accent6" w:val="70AD47"/>
          <w:sz w:val="20"/>
          <w:szCs w:val="20"/>
        </w:rPr>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BTFLEET, Bangalore, India                                                                                         </w:t>
        <w:tab/>
      </w:r>
    </w:p>
    <w:p>
      <w:pPr>
        <w:pStyle w:val="Normal"/>
        <w:spacing w:lineRule="auto" w:line="240" w:before="0" w:after="0"/>
        <w:jc w:val="both"/>
        <w:rPr>
          <w:rFonts w:ascii="Arial" w:hAnsi="Arial" w:eastAsia="Arial" w:cs="Arial"/>
          <w:b/>
          <w:sz w:val="20"/>
        </w:rPr>
      </w:pPr>
      <w:r>
        <w:rPr>
          <w:rFonts w:eastAsia="Arial" w:cs="Arial" w:ascii="Arial" w:hAnsi="Arial"/>
          <w:b/>
          <w:sz w:val="20"/>
        </w:rPr>
        <w:t>July 2008 – Jun 2009</w:t>
      </w:r>
    </w:p>
    <w:p>
      <w:pPr>
        <w:pStyle w:val="Normal"/>
        <w:spacing w:lineRule="auto" w:line="276" w:before="0" w:after="200"/>
        <w:rPr>
          <w:rFonts w:ascii="Arial" w:hAnsi="Arial" w:eastAsia="Arial" w:cs="Arial"/>
          <w:b/>
          <w:sz w:val="20"/>
        </w:rPr>
      </w:pPr>
      <w:r>
        <w:rPr>
          <w:rFonts w:eastAsia="Arial" w:cs="Arial" w:ascii="Arial" w:hAnsi="Arial"/>
          <w:b/>
          <w:sz w:val="20"/>
        </w:rPr>
        <w:t xml:space="preserve">.NET Developer </w:t>
      </w:r>
    </w:p>
    <w:p>
      <w:pPr>
        <w:pStyle w:val="Normal"/>
        <w:spacing w:lineRule="auto" w:line="276" w:before="0" w:after="200"/>
        <w:rPr>
          <w:rFonts w:ascii="Arial" w:hAnsi="Arial" w:eastAsia="Arial" w:cs="Arial"/>
          <w:sz w:val="20"/>
        </w:rPr>
      </w:pPr>
      <w:r>
        <w:rPr>
          <w:rFonts w:eastAsia="Arial" w:cs="Arial" w:ascii="Arial" w:hAnsi="Arial"/>
          <w:b/>
          <w:bCs/>
          <w:sz w:val="20"/>
          <w:szCs w:val="20"/>
        </w:rPr>
        <w:t xml:space="preserve">Description: </w:t>
      </w:r>
      <w:r>
        <w:rPr>
          <w:rFonts w:eastAsia="Arial" w:cs="Arial" w:ascii="Arial" w:hAnsi="Arial"/>
          <w:sz w:val="20"/>
          <w:szCs w:val="20"/>
        </w:rPr>
        <w:t xml:space="preserve">BTFLEET is a subsidiary of British Telecom handling a fleet of cars, vans, trucks for internal employees as well as for external customers. </w:t>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40" w:before="0" w:after="0"/>
        <w:jc w:val="both"/>
        <w:rPr>
          <w:rFonts w:ascii="Arial" w:hAnsi="Arial" w:eastAsia="Arial" w:cs="Arial"/>
          <w:b/>
          <w:sz w:val="20"/>
        </w:rPr>
      </w:pPr>
      <w:r>
        <w:rPr>
          <w:rFonts w:eastAsia="Arial" w:cs="Arial" w:ascii="Arial" w:hAnsi="Arial"/>
          <w:b/>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COLT, India                                                                                                                </w:t>
      </w:r>
    </w:p>
    <w:p>
      <w:pPr>
        <w:pStyle w:val="Normal"/>
        <w:spacing w:lineRule="auto" w:line="240" w:before="0" w:after="0"/>
        <w:jc w:val="both"/>
        <w:rPr>
          <w:rFonts w:ascii="Arial" w:hAnsi="Arial" w:eastAsia="Arial" w:cs="Arial"/>
          <w:b/>
          <w:sz w:val="20"/>
        </w:rPr>
      </w:pPr>
      <w:r>
        <w:rPr>
          <w:rFonts w:eastAsia="Arial" w:cs="Arial" w:ascii="Arial" w:hAnsi="Arial"/>
          <w:b/>
          <w:sz w:val="20"/>
        </w:rPr>
        <w:t>Oct 2007 – Jun 2008</w:t>
      </w:r>
    </w:p>
    <w:p>
      <w:pPr>
        <w:pStyle w:val="Normal"/>
        <w:tabs>
          <w:tab w:val="clear" w:pos="720"/>
          <w:tab w:val="left" w:pos="3315" w:leader="none"/>
        </w:tabs>
        <w:spacing w:lineRule="auto" w:line="240" w:before="0" w:after="0"/>
        <w:jc w:val="both"/>
        <w:rPr>
          <w:rFonts w:ascii="Arial" w:hAnsi="Arial" w:eastAsia="Arial" w:cs="Arial"/>
          <w:b/>
          <w:sz w:val="20"/>
        </w:rPr>
      </w:pPr>
      <w:r>
        <w:rPr>
          <w:rFonts w:eastAsia="Arial" w:cs="Arial" w:ascii="Arial" w:hAnsi="Arial"/>
          <w:b/>
          <w:sz w:val="20"/>
        </w:rPr>
        <w:t xml:space="preserve">.Net Developer </w:t>
      </w:r>
    </w:p>
    <w:p>
      <w:pPr>
        <w:pStyle w:val="Normal"/>
        <w:tabs>
          <w:tab w:val="clear" w:pos="720"/>
          <w:tab w:val="left" w:pos="360" w:leader="none"/>
        </w:tabs>
        <w:spacing w:lineRule="auto" w:line="240" w:before="0" w:after="0"/>
        <w:jc w:val="both"/>
        <w:rPr>
          <w:rFonts w:ascii="Arial" w:hAnsi="Arial" w:eastAsia="Arial" w:cs="Arial"/>
          <w:sz w:val="20"/>
        </w:rPr>
      </w:pPr>
      <w:r>
        <w:rPr>
          <w:rFonts w:eastAsia="Arial" w:cs="Arial" w:ascii="Arial" w:hAnsi="Arial"/>
          <w:sz w:val="20"/>
        </w:rPr>
      </w:r>
    </w:p>
    <w:p>
      <w:pPr>
        <w:pStyle w:val="Normal"/>
        <w:tabs>
          <w:tab w:val="clear" w:pos="720"/>
          <w:tab w:val="left" w:pos="4320" w:leader="none"/>
          <w:tab w:val="left" w:pos="8640" w:leader="none"/>
        </w:tabs>
        <w:spacing w:lineRule="auto" w:line="240" w:before="0" w:after="0"/>
        <w:rPr>
          <w:rFonts w:ascii="Arial" w:hAnsi="Arial" w:eastAsia="Arial" w:cs="Arial"/>
          <w:sz w:val="20"/>
        </w:rPr>
      </w:pPr>
      <w:r>
        <w:rPr>
          <w:rFonts w:eastAsia="Arial" w:cs="Arial" w:ascii="Arial" w:hAnsi="Arial"/>
          <w:b/>
          <w:sz w:val="20"/>
        </w:rPr>
        <w:t xml:space="preserve">Description: </w:t>
      </w:r>
      <w:r>
        <w:rPr>
          <w:rFonts w:eastAsia="Arial" w:cs="Arial" w:ascii="Arial" w:hAnsi="Arial"/>
          <w:sz w:val="20"/>
        </w:rPr>
        <w:t xml:space="preserve">NMTS is basically a Number Management and Tracking System which is used for managing Number life Cycle and different types of users in the system. </w:t>
      </w:r>
    </w:p>
    <w:p>
      <w:pPr>
        <w:pStyle w:val="Normal"/>
        <w:tabs>
          <w:tab w:val="clear" w:pos="720"/>
          <w:tab w:val="left" w:pos="360" w:leader="none"/>
        </w:tabs>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40" w:before="0" w:after="0"/>
        <w:jc w:val="both"/>
        <w:rPr>
          <w:rFonts w:ascii="Arial" w:hAnsi="Arial" w:eastAsia="Arial" w:cs="Arial"/>
          <w:sz w:val="20"/>
          <w:szCs w:val="20"/>
        </w:rPr>
      </w:pPr>
      <w:r>
        <w:rPr>
          <w:rFonts w:eastAsia="Arial" w:cs="Arial" w:ascii="Arial" w:hAnsi="Arial"/>
          <w:sz w:val="20"/>
          <w:szCs w:val="20"/>
        </w:rPr>
      </w:r>
    </w:p>
    <w:p>
      <w:pPr>
        <w:pStyle w:val="Normal"/>
        <w:spacing w:lineRule="auto" w:line="240" w:before="0" w:after="0"/>
        <w:jc w:val="both"/>
        <w:rPr>
          <w:rFonts w:ascii="Arial" w:hAnsi="Arial" w:eastAsia="Arial" w:cs="Arial"/>
          <w:b/>
          <w:sz w:val="20"/>
        </w:rPr>
      </w:pPr>
      <w:r>
        <w:rPr>
          <w:rFonts w:eastAsia="Arial" w:cs="Arial" w:ascii="Arial" w:hAnsi="Arial"/>
          <w:b/>
          <w:sz w:val="20"/>
        </w:rPr>
        <w:t>Project: ECMS (Pan European Commission Management System)</w:t>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Client: COLT Telecom, India                                                                      </w:t>
        <w:tab/>
        <w:tab/>
      </w:r>
    </w:p>
    <w:p>
      <w:pPr>
        <w:pStyle w:val="Normal"/>
        <w:spacing w:lineRule="auto" w:line="240" w:before="0" w:after="0"/>
        <w:jc w:val="both"/>
        <w:rPr>
          <w:rFonts w:ascii="Arial" w:hAnsi="Arial" w:eastAsia="Arial" w:cs="Arial"/>
          <w:b/>
          <w:sz w:val="20"/>
        </w:rPr>
      </w:pPr>
      <w:r>
        <w:rPr>
          <w:rFonts w:eastAsia="Arial" w:cs="Arial" w:ascii="Arial" w:hAnsi="Arial"/>
          <w:b/>
          <w:sz w:val="20"/>
        </w:rPr>
        <w:t xml:space="preserve">Jan 2006 - Sep 2007    </w:t>
      </w:r>
    </w:p>
    <w:p>
      <w:pPr>
        <w:pStyle w:val="Normal"/>
        <w:spacing w:lineRule="auto" w:line="240" w:before="0" w:after="0"/>
        <w:jc w:val="both"/>
        <w:rPr>
          <w:rFonts w:ascii="Arial" w:hAnsi="Arial" w:eastAsia="Arial" w:cs="Arial"/>
          <w:b/>
          <w:sz w:val="20"/>
        </w:rPr>
      </w:pPr>
      <w:r>
        <w:rPr>
          <w:rFonts w:eastAsia="Arial" w:cs="Arial" w:ascii="Arial" w:hAnsi="Arial"/>
          <w:b/>
          <w:sz w:val="20"/>
        </w:rPr>
        <w:t>Software Developer</w:t>
      </w:r>
    </w:p>
    <w:p>
      <w:pPr>
        <w:pStyle w:val="Normal"/>
        <w:spacing w:lineRule="auto" w:line="240" w:before="0" w:after="0"/>
        <w:jc w:val="both"/>
        <w:rPr>
          <w:rFonts w:ascii="Arial" w:hAnsi="Arial" w:eastAsia="Arial" w:cs="Arial"/>
          <w:b/>
          <w:sz w:val="20"/>
        </w:rPr>
      </w:pPr>
      <w:r>
        <w:rPr>
          <w:rFonts w:eastAsia="Arial" w:cs="Arial" w:ascii="Arial" w:hAnsi="Arial"/>
          <w:b/>
          <w:sz w:val="20"/>
        </w:rPr>
      </w:r>
    </w:p>
    <w:p>
      <w:pPr>
        <w:pStyle w:val="Normal"/>
        <w:tabs>
          <w:tab w:val="clear" w:pos="720"/>
          <w:tab w:val="left" w:pos="4320" w:leader="none"/>
          <w:tab w:val="left" w:pos="8640" w:leader="none"/>
        </w:tabs>
        <w:spacing w:lineRule="auto" w:line="240" w:before="0" w:after="0"/>
        <w:rPr>
          <w:rFonts w:ascii="Arial" w:hAnsi="Arial" w:eastAsia="Arial" w:cs="Arial"/>
          <w:sz w:val="20"/>
        </w:rPr>
      </w:pPr>
      <w:r>
        <w:rPr>
          <w:rFonts w:eastAsia="Arial" w:cs="Arial" w:ascii="Arial" w:hAnsi="Arial"/>
          <w:b/>
          <w:sz w:val="20"/>
        </w:rPr>
        <w:t xml:space="preserve">Description: </w:t>
      </w:r>
      <w:r>
        <w:rPr>
          <w:rFonts w:eastAsia="Arial" w:cs="Arial" w:ascii="Arial" w:hAnsi="Arial"/>
          <w:sz w:val="20"/>
        </w:rPr>
        <w:t>ECMS is basically an ASP based intranet application used by COLT to maintain highly critical Commission management process for 13 countries in Europe where it operates.</w:t>
      </w:r>
    </w:p>
    <w:p>
      <w:pPr>
        <w:pStyle w:val="Normal"/>
        <w:tabs>
          <w:tab w:val="clear" w:pos="720"/>
          <w:tab w:val="left" w:pos="360" w:leader="none"/>
        </w:tabs>
        <w:spacing w:lineRule="auto" w:line="240" w:before="0" w:after="0"/>
        <w:jc w:val="both"/>
        <w:rPr>
          <w:rFonts w:ascii="Arial" w:hAnsi="Arial" w:eastAsia="Arial" w:cs="Arial"/>
          <w:sz w:val="20"/>
        </w:rPr>
      </w:pPr>
      <w:r>
        <w:rPr>
          <w:rFonts w:eastAsia="Arial" w:cs="Arial" w:ascii="Arial" w:hAnsi="Arial"/>
          <w:sz w:val="20"/>
        </w:rPr>
      </w:r>
    </w:p>
    <w:p>
      <w:pPr>
        <w:pStyle w:val="Normal"/>
        <w:spacing w:lineRule="auto" w:line="240" w:before="0" w:after="0"/>
        <w:jc w:val="both"/>
        <w:rPr>
          <w:rFonts w:ascii="Arial" w:hAnsi="Arial" w:eastAsia="Arial" w:cs="Arial"/>
          <w:b/>
          <w:sz w:val="20"/>
        </w:rPr>
      </w:pPr>
      <w:r>
        <w:rPr>
          <w:rFonts w:eastAsia="Arial" w:cs="Arial" w:ascii="Arial" w:hAnsi="Arial"/>
          <w:b/>
          <w:sz w:val="20"/>
        </w:rPr>
      </w:r>
    </w:p>
    <w:sectPr>
      <w:type w:val="nextPage"/>
      <w:pgSz w:w="12240" w:h="15840"/>
      <w:pgMar w:left="1440" w:right="1440" w:gutter="0" w:header="0" w:top="5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2b01"/>
    <w:pPr>
      <w:widowControl/>
      <w:bidi w:val="0"/>
      <w:spacing w:lineRule="auto" w:line="259" w:before="0" w:after="160"/>
      <w:jc w:val="left"/>
    </w:pPr>
    <w:rPr>
      <w:rFonts w:ascii="Calibri" w:hAnsi="Calibri" w:eastAsia="游明朝" w:cs="Arial"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LineNumber">
    <w:name w:val="line numbe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pPr>
      <w:spacing w:before="0" w:after="160"/>
      <w:ind w:left="720"/>
      <w:contextualSpacing/>
    </w:pPr>
    <w:rPr/>
  </w:style>
  <w:style w:type="paragraph" w:styleId="NoSpacing">
    <w:name w:val="No Spacing"/>
    <w:uiPriority w:val="1"/>
    <w:qFormat/>
    <w:pPr>
      <w:widowControl/>
      <w:bidi w:val="0"/>
      <w:spacing w:lineRule="auto" w:line="240" w:before="0" w:after="0"/>
      <w:jc w:val="left"/>
    </w:pPr>
    <w:rPr>
      <w:rFonts w:ascii="Calibri" w:hAnsi="Calibri" w:eastAsia="游明朝" w:cs="Arial"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117</TotalTime>
  <Application>LibreOffice/25.8.4.2$Windows_X86_64 LibreOffice_project/290daaa01b999472f0c7a3890eb6a550fd74c6df</Application>
  <AppVersion>15.0000</AppVersion>
  <Pages>7</Pages>
  <Words>2977</Words>
  <Characters>17396</Characters>
  <CharactersWithSpaces>21240</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2023-03-05T23:56:00Z</dcterms:created>
  <dc:creator/>
  <dc:description/>
  <dc:language>en-US</dc:language>
  <cp:lastModifiedBy/>
  <dcterms:modified xsi:type="dcterms:W3CDTF">2026-02-24T10:55:06Z</dcterms:modified>
  <cp:revision>191</cp:revision>
  <dc:subject/>
  <dc:title/>
</cp:coreProperties>
</file>

<file path=docProps/custom.xml><?xml version="1.0" encoding="utf-8"?>
<Properties xmlns="http://schemas.openxmlformats.org/officeDocument/2006/custom-properties" xmlns:vt="http://schemas.openxmlformats.org/officeDocument/2006/docPropsVTypes"/>
</file>