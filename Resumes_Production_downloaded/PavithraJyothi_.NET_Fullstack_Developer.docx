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8BB0" w14:textId="40D2E0AE" w:rsidR="00E00FDE" w:rsidRPr="00145A44" w:rsidRDefault="00E00FDE" w:rsidP="00E00FDE">
      <w:pPr>
        <w:spacing w:before="62"/>
        <w:ind w:left="153"/>
        <w:jc w:val="both"/>
        <w:rPr>
          <w:b/>
          <w:color w:val="000000" w:themeColor="text1"/>
          <w:spacing w:val="-2"/>
        </w:rPr>
      </w:pPr>
      <w:r w:rsidRPr="00145A44">
        <w:rPr>
          <w:b/>
          <w:color w:val="000000" w:themeColor="text1"/>
          <w:spacing w:val="-2"/>
        </w:rPr>
        <w:t>Pavithra Jyothi Suryadevara</w:t>
      </w:r>
    </w:p>
    <w:p w14:paraId="74FB830D" w14:textId="77777777" w:rsidR="00E00FDE" w:rsidRPr="00145A44" w:rsidRDefault="00E00FDE" w:rsidP="00E00FDE">
      <w:pPr>
        <w:spacing w:before="62"/>
        <w:ind w:left="153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</w:rPr>
        <w:t>Senior</w:t>
      </w:r>
      <w:r w:rsidRPr="00145A44">
        <w:rPr>
          <w:b/>
          <w:color w:val="000000" w:themeColor="text1"/>
          <w:spacing w:val="-9"/>
        </w:rPr>
        <w:t xml:space="preserve"> </w:t>
      </w:r>
      <w:r w:rsidRPr="00145A44">
        <w:rPr>
          <w:b/>
          <w:color w:val="000000" w:themeColor="text1"/>
        </w:rPr>
        <w:t>.NET</w:t>
      </w:r>
      <w:r w:rsidRPr="00145A44">
        <w:rPr>
          <w:b/>
          <w:color w:val="000000" w:themeColor="text1"/>
          <w:spacing w:val="-10"/>
        </w:rPr>
        <w:t xml:space="preserve"> </w:t>
      </w:r>
      <w:r w:rsidRPr="00145A44">
        <w:rPr>
          <w:b/>
          <w:color w:val="000000" w:themeColor="text1"/>
        </w:rPr>
        <w:t>Full</w:t>
      </w:r>
      <w:r w:rsidRPr="00145A44">
        <w:rPr>
          <w:b/>
          <w:color w:val="000000" w:themeColor="text1"/>
          <w:spacing w:val="-10"/>
        </w:rPr>
        <w:t xml:space="preserve"> </w:t>
      </w:r>
      <w:r w:rsidRPr="00145A44">
        <w:rPr>
          <w:b/>
          <w:color w:val="000000" w:themeColor="text1"/>
        </w:rPr>
        <w:t>Stack</w:t>
      </w:r>
      <w:r w:rsidRPr="00145A44">
        <w:rPr>
          <w:b/>
          <w:color w:val="000000" w:themeColor="text1"/>
          <w:spacing w:val="-8"/>
        </w:rPr>
        <w:t xml:space="preserve"> </w:t>
      </w:r>
      <w:r w:rsidRPr="00145A44">
        <w:rPr>
          <w:b/>
          <w:color w:val="000000" w:themeColor="text1"/>
        </w:rPr>
        <w:t>Developer</w:t>
      </w:r>
    </w:p>
    <w:p w14:paraId="6FDF78B0" w14:textId="77777777" w:rsidR="00E00FDE" w:rsidRPr="00145A44" w:rsidRDefault="00E00FDE" w:rsidP="00E00FDE">
      <w:pPr>
        <w:tabs>
          <w:tab w:val="left" w:pos="7657"/>
        </w:tabs>
        <w:spacing w:line="229" w:lineRule="exact"/>
        <w:ind w:left="153"/>
        <w:jc w:val="both"/>
        <w:rPr>
          <w:color w:val="000000" w:themeColor="text1"/>
        </w:rPr>
      </w:pPr>
      <w:r w:rsidRPr="00145A44">
        <w:rPr>
          <w:b/>
          <w:color w:val="000000" w:themeColor="text1"/>
        </w:rPr>
        <w:t>Email:</w:t>
      </w:r>
      <w:r w:rsidRPr="00145A44">
        <w:rPr>
          <w:color w:val="000000" w:themeColor="text1"/>
        </w:rPr>
        <w:t xml:space="preserve"> </w:t>
      </w:r>
      <w:hyperlink r:id="rId5" w:history="1">
        <w:r w:rsidRPr="00145A44">
          <w:rPr>
            <w:rStyle w:val="Hyperlink"/>
            <w:color w:val="000000" w:themeColor="text1"/>
          </w:rPr>
          <w:t>pavisuryadevara@gmail.com</w:t>
        </w:r>
      </w:hyperlink>
      <w:r w:rsidRPr="00145A44">
        <w:rPr>
          <w:color w:val="000000" w:themeColor="text1"/>
        </w:rPr>
        <w:tab/>
      </w:r>
      <w:r w:rsidRPr="00145A44">
        <w:rPr>
          <w:b/>
          <w:color w:val="000000" w:themeColor="text1"/>
          <w:spacing w:val="-2"/>
        </w:rPr>
        <w:t>Contact:</w:t>
      </w:r>
      <w:r w:rsidRPr="00145A44">
        <w:rPr>
          <w:b/>
          <w:color w:val="000000" w:themeColor="text1"/>
          <w:spacing w:val="20"/>
        </w:rPr>
        <w:t xml:space="preserve"> </w:t>
      </w:r>
      <w:r w:rsidRPr="00145A44">
        <w:rPr>
          <w:color w:val="000000" w:themeColor="text1"/>
          <w:spacing w:val="-2"/>
        </w:rPr>
        <w:t>+1(314)-649-</w:t>
      </w:r>
      <w:r w:rsidRPr="00145A44">
        <w:rPr>
          <w:color w:val="000000" w:themeColor="text1"/>
          <w:spacing w:val="-4"/>
        </w:rPr>
        <w:t>7365</w:t>
      </w:r>
    </w:p>
    <w:p w14:paraId="6B25F896" w14:textId="77777777" w:rsidR="00E00FDE" w:rsidRPr="00145A44" w:rsidRDefault="00E00FDE" w:rsidP="00E00FDE">
      <w:pPr>
        <w:pStyle w:val="BodyText"/>
        <w:spacing w:line="229" w:lineRule="exact"/>
        <w:ind w:left="153" w:firstLine="0"/>
        <w:jc w:val="both"/>
        <w:rPr>
          <w:color w:val="000000" w:themeColor="text1"/>
          <w:sz w:val="22"/>
          <w:szCs w:val="22"/>
        </w:rPr>
      </w:pPr>
      <w:r w:rsidRPr="00145A44">
        <w:rPr>
          <w:b/>
          <w:color w:val="000000" w:themeColor="text1"/>
          <w:spacing w:val="-2"/>
          <w:sz w:val="22"/>
          <w:szCs w:val="22"/>
        </w:rPr>
        <w:t>LinkedIn:</w:t>
      </w:r>
      <w:r w:rsidRPr="00145A44">
        <w:rPr>
          <w:b/>
          <w:color w:val="000000" w:themeColor="text1"/>
          <w:spacing w:val="58"/>
          <w:sz w:val="22"/>
          <w:szCs w:val="22"/>
        </w:rPr>
        <w:t xml:space="preserve"> </w:t>
      </w:r>
      <w:hyperlink r:id="rId6" w:history="1">
        <w:r w:rsidRPr="00145A44">
          <w:rPr>
            <w:rStyle w:val="Hyperlink"/>
            <w:color w:val="000000" w:themeColor="text1"/>
            <w:sz w:val="22"/>
            <w:szCs w:val="22"/>
          </w:rPr>
          <w:t>LinkedIn</w:t>
        </w:r>
      </w:hyperlink>
    </w:p>
    <w:p w14:paraId="2ABE8E0D" w14:textId="77777777" w:rsidR="00E00FDE" w:rsidRPr="00145A44" w:rsidRDefault="00E00FDE" w:rsidP="00E00FDE">
      <w:pPr>
        <w:spacing w:before="1" w:line="273" w:lineRule="auto"/>
        <w:ind w:left="153" w:right="6987"/>
        <w:jc w:val="both"/>
        <w:rPr>
          <w:b/>
          <w:color w:val="000000" w:themeColor="text1"/>
          <w:u w:val="single"/>
        </w:rPr>
      </w:pPr>
      <w:r w:rsidRPr="00145A44">
        <w:rPr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D700C4D" wp14:editId="5E94D085">
                <wp:simplePos x="0" y="0"/>
                <wp:positionH relativeFrom="page">
                  <wp:posOffset>438912</wp:posOffset>
                </wp:positionH>
                <wp:positionV relativeFrom="paragraph">
                  <wp:posOffset>160248</wp:posOffset>
                </wp:positionV>
                <wp:extent cx="6553200" cy="69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6985">
                              <a:moveTo>
                                <a:pt x="6552946" y="0"/>
                              </a:moveTo>
                              <a:lnTo>
                                <a:pt x="0" y="0"/>
                              </a:lnTo>
                              <a:lnTo>
                                <a:pt x="0" y="6400"/>
                              </a:lnTo>
                              <a:lnTo>
                                <a:pt x="6552946" y="6400"/>
                              </a:lnTo>
                              <a:lnTo>
                                <a:pt x="6552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7E5B2" id="Graphic 1" o:spid="_x0000_s1026" style="position:absolute;margin-left:34.55pt;margin-top:12.6pt;width:516pt;height:.5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" path="m6552946,l,,,6400r6552946,l6552946,xe" fillcolor="black" stroked="f">
                <v:path arrowok="t"/>
                <w10:wrap anchorx="page"/>
              </v:shape>
            </w:pict>
          </mc:Fallback>
        </mc:AlternateContent>
      </w:r>
      <w:r w:rsidRPr="00145A44">
        <w:rPr>
          <w:b/>
          <w:color w:val="000000" w:themeColor="text1"/>
        </w:rPr>
        <w:t xml:space="preserve"> </w:t>
      </w:r>
      <w:r w:rsidRPr="00145A44">
        <w:rPr>
          <w:b/>
          <w:color w:val="000000" w:themeColor="text1"/>
          <w:u w:val="single"/>
        </w:rPr>
        <w:t>Professional Summary:</w:t>
      </w:r>
    </w:p>
    <w:p w14:paraId="6B5C506D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Over 10 years of hands-on experience in the IT industry, with a strong focus on </w:t>
      </w:r>
      <w:r w:rsidRPr="00145A44">
        <w:rPr>
          <w:b/>
          <w:color w:val="000000" w:themeColor="text1"/>
        </w:rPr>
        <w:t>.NET technologies</w:t>
      </w:r>
      <w:r w:rsidRPr="00145A44">
        <w:rPr>
          <w:bCs/>
          <w:color w:val="000000" w:themeColor="text1"/>
        </w:rPr>
        <w:t>, developing and maintaining scalable enterprise-grade web and cloud applications.</w:t>
      </w:r>
    </w:p>
    <w:p w14:paraId="4F865F48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Adept in all phases of the </w:t>
      </w:r>
      <w:r w:rsidRPr="00145A44">
        <w:rPr>
          <w:b/>
          <w:color w:val="000000" w:themeColor="text1"/>
        </w:rPr>
        <w:t>SDLC,</w:t>
      </w:r>
      <w:r w:rsidRPr="00145A44">
        <w:rPr>
          <w:bCs/>
          <w:color w:val="000000" w:themeColor="text1"/>
        </w:rPr>
        <w:t xml:space="preserve"> with proven experience working in </w:t>
      </w:r>
      <w:r w:rsidRPr="00145A44">
        <w:rPr>
          <w:b/>
          <w:color w:val="000000" w:themeColor="text1"/>
        </w:rPr>
        <w:t>Agile, Scrum, and Waterfall</w:t>
      </w:r>
      <w:r w:rsidRPr="00145A44">
        <w:rPr>
          <w:bCs/>
          <w:color w:val="000000" w:themeColor="text1"/>
        </w:rPr>
        <w:t xml:space="preserve"> environments, contributing to sprint planning, stand-ups, retrospectives, and backlog refinement.</w:t>
      </w:r>
    </w:p>
    <w:p w14:paraId="71022665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Deep expertise in </w:t>
      </w:r>
      <w:r w:rsidRPr="00145A44">
        <w:rPr>
          <w:b/>
          <w:color w:val="000000" w:themeColor="text1"/>
        </w:rPr>
        <w:t>C#, ASP.NET Core, .NET Core</w:t>
      </w:r>
      <w:r w:rsidRPr="00145A44">
        <w:rPr>
          <w:bCs/>
          <w:color w:val="000000" w:themeColor="text1"/>
        </w:rPr>
        <w:t xml:space="preserve">, along with strong knowledge of Multithreading, Collections, and cloud platforms like </w:t>
      </w:r>
      <w:r w:rsidRPr="00145A44">
        <w:rPr>
          <w:b/>
          <w:color w:val="000000" w:themeColor="text1"/>
        </w:rPr>
        <w:t>Microsoft Azure, Databricks, and SQL</w:t>
      </w:r>
      <w:r w:rsidRPr="00145A44">
        <w:rPr>
          <w:bCs/>
          <w:color w:val="000000" w:themeColor="text1"/>
        </w:rPr>
        <w:t>, implementing design patterns like Singleton.</w:t>
      </w:r>
    </w:p>
    <w:p w14:paraId="7A87D757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Skilled in architecting systems using </w:t>
      </w:r>
      <w:r w:rsidRPr="00145A44">
        <w:rPr>
          <w:b/>
          <w:color w:val="000000" w:themeColor="text1"/>
        </w:rPr>
        <w:t xml:space="preserve">Onion Architecture, MVC, N-Tier Architecture, and Microservices, </w:t>
      </w:r>
      <w:r w:rsidRPr="00145A44">
        <w:rPr>
          <w:bCs/>
          <w:color w:val="000000" w:themeColor="text1"/>
        </w:rPr>
        <w:t>ensuring modular development, testability, and system scalability.</w:t>
      </w:r>
    </w:p>
    <w:p w14:paraId="485D1F1D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Experienced in building and consuming </w:t>
      </w:r>
      <w:r w:rsidRPr="00145A44">
        <w:rPr>
          <w:b/>
          <w:color w:val="000000" w:themeColor="text1"/>
        </w:rPr>
        <w:t>RESTful and SOAP APIs</w:t>
      </w:r>
      <w:r w:rsidRPr="00145A44">
        <w:rPr>
          <w:bCs/>
          <w:color w:val="000000" w:themeColor="text1"/>
        </w:rPr>
        <w:t xml:space="preserve">, integrating third-party services, and working with ORM frameworks like </w:t>
      </w:r>
      <w:r w:rsidRPr="00145A44">
        <w:rPr>
          <w:b/>
          <w:color w:val="000000" w:themeColor="text1"/>
        </w:rPr>
        <w:t>ADO.NET, Entity Framework, and EF Core</w:t>
      </w:r>
      <w:r w:rsidRPr="00145A44">
        <w:rPr>
          <w:bCs/>
          <w:color w:val="000000" w:themeColor="text1"/>
        </w:rPr>
        <w:t xml:space="preserve"> for efficient database access.</w:t>
      </w:r>
    </w:p>
    <w:p w14:paraId="377F74C7" w14:textId="77777777" w:rsidR="00E00FDE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>Proven ability to lead and collaborate with cross-functional teams, deliver performant applications, and follow best practices in software development</w:t>
      </w:r>
      <w:r w:rsidRPr="00145A44">
        <w:rPr>
          <w:b/>
          <w:color w:val="000000" w:themeColor="text1"/>
        </w:rPr>
        <w:t>, DevOps, and Agile delivery</w:t>
      </w:r>
      <w:r w:rsidRPr="00145A44">
        <w:rPr>
          <w:bCs/>
          <w:color w:val="000000" w:themeColor="text1"/>
        </w:rPr>
        <w:t>.</w:t>
      </w:r>
    </w:p>
    <w:p w14:paraId="2FAFB695" w14:textId="77777777" w:rsidR="00E00FDE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B5635">
        <w:rPr>
          <w:bCs/>
          <w:color w:val="000000" w:themeColor="text1"/>
        </w:rPr>
        <w:t>Proficient in leveraging cloud-native services for integration, messaging, serverless computing, and data management to build scalable and resilient solutions.</w:t>
      </w:r>
    </w:p>
    <w:p w14:paraId="02FC4621" w14:textId="77777777" w:rsidR="00E00FDE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221581">
        <w:rPr>
          <w:bCs/>
          <w:color w:val="000000" w:themeColor="text1"/>
        </w:rPr>
        <w:t xml:space="preserve">Proficient in leveraging ML.NET, Azure AI Services, and other AI/ML frameworks to build intelligent solutions that optimize processes, enhance user experiences, and facilitate data-driven decision-making. </w:t>
      </w:r>
    </w:p>
    <w:p w14:paraId="231B04DB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Hands-on with cloud-native development, leveraging </w:t>
      </w:r>
      <w:r w:rsidRPr="00145A44">
        <w:rPr>
          <w:b/>
          <w:color w:val="000000" w:themeColor="text1"/>
        </w:rPr>
        <w:t>Azure Functions, App Services, Cosmos DB, and AWS services like Lambda, S3, and EC2</w:t>
      </w:r>
      <w:r w:rsidRPr="00145A44">
        <w:rPr>
          <w:bCs/>
          <w:color w:val="000000" w:themeColor="text1"/>
        </w:rPr>
        <w:t xml:space="preserve"> to build secure and scalable solutions.</w:t>
      </w:r>
    </w:p>
    <w:p w14:paraId="5E96071F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Solid background in implementing </w:t>
      </w:r>
      <w:r w:rsidRPr="00145A44">
        <w:rPr>
          <w:b/>
          <w:color w:val="000000" w:themeColor="text1"/>
        </w:rPr>
        <w:t>OAuth2, JWT, and SSL</w:t>
      </w:r>
      <w:r w:rsidRPr="00145A44">
        <w:rPr>
          <w:bCs/>
          <w:color w:val="000000" w:themeColor="text1"/>
        </w:rPr>
        <w:t xml:space="preserve"> protocols for secure authentication and authorization in web APIs and distributed applications.</w:t>
      </w:r>
    </w:p>
    <w:p w14:paraId="3C9C1EA2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Frontend proficiency with </w:t>
      </w:r>
      <w:r w:rsidRPr="00145A44">
        <w:rPr>
          <w:b/>
          <w:color w:val="000000" w:themeColor="text1"/>
        </w:rPr>
        <w:t>Angular, TypeScript, JavaScript, HTML5, and CSS3,</w:t>
      </w:r>
      <w:r w:rsidRPr="00145A44">
        <w:rPr>
          <w:bCs/>
          <w:color w:val="000000" w:themeColor="text1"/>
        </w:rPr>
        <w:t xml:space="preserve"> building responsive </w:t>
      </w:r>
      <w:r w:rsidRPr="00145A44">
        <w:rPr>
          <w:b/>
          <w:color w:val="000000" w:themeColor="text1"/>
        </w:rPr>
        <w:t>UIs</w:t>
      </w:r>
      <w:r w:rsidRPr="00145A44">
        <w:rPr>
          <w:bCs/>
          <w:color w:val="000000" w:themeColor="text1"/>
        </w:rPr>
        <w:t xml:space="preserve"> using </w:t>
      </w:r>
      <w:r w:rsidRPr="00145A44">
        <w:rPr>
          <w:b/>
          <w:color w:val="000000" w:themeColor="text1"/>
        </w:rPr>
        <w:t>Bootstrap, jQuery, and AJAX</w:t>
      </w:r>
      <w:r w:rsidRPr="00145A44">
        <w:rPr>
          <w:bCs/>
          <w:color w:val="000000" w:themeColor="text1"/>
        </w:rPr>
        <w:t xml:space="preserve"> for a seamless user experience.</w:t>
      </w:r>
    </w:p>
    <w:p w14:paraId="4C4FF5AE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Strong database experience with </w:t>
      </w:r>
      <w:r w:rsidRPr="00145A44">
        <w:rPr>
          <w:b/>
          <w:color w:val="000000" w:themeColor="text1"/>
        </w:rPr>
        <w:t>SQL Server, PostgreSQL, MongoDB, and NoSQL</w:t>
      </w:r>
      <w:r w:rsidRPr="00145A44">
        <w:rPr>
          <w:bCs/>
          <w:color w:val="000000" w:themeColor="text1"/>
        </w:rPr>
        <w:t xml:space="preserve"> systems, including writing advanced </w:t>
      </w:r>
      <w:r w:rsidRPr="00145A44">
        <w:rPr>
          <w:b/>
          <w:color w:val="000000" w:themeColor="text1"/>
        </w:rPr>
        <w:t>PL/SQL</w:t>
      </w:r>
      <w:r w:rsidRPr="00145A44">
        <w:rPr>
          <w:bCs/>
          <w:color w:val="000000" w:themeColor="text1"/>
        </w:rPr>
        <w:t>, complex queries, views, indexes, and performance tuning.</w:t>
      </w:r>
    </w:p>
    <w:p w14:paraId="32910355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Worked with messaging systems like </w:t>
      </w:r>
      <w:r w:rsidRPr="00145A44">
        <w:rPr>
          <w:b/>
          <w:color w:val="000000" w:themeColor="text1"/>
        </w:rPr>
        <w:t>RabbitMQ and MSMQ</w:t>
      </w:r>
      <w:r w:rsidRPr="00145A44">
        <w:rPr>
          <w:bCs/>
          <w:color w:val="000000" w:themeColor="text1"/>
        </w:rPr>
        <w:t xml:space="preserve"> for background processing, and automated deployments using CI/CD pipelines with Azure DevOps and GitHub Actions.</w:t>
      </w:r>
    </w:p>
    <w:p w14:paraId="003995AC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Experienced in writing unit tests using </w:t>
      </w:r>
      <w:r w:rsidRPr="00145A44">
        <w:rPr>
          <w:b/>
          <w:color w:val="000000" w:themeColor="text1"/>
        </w:rPr>
        <w:t>XUnit, NUnit, and MS Test</w:t>
      </w:r>
      <w:r w:rsidRPr="00145A44">
        <w:rPr>
          <w:bCs/>
          <w:color w:val="000000" w:themeColor="text1"/>
        </w:rPr>
        <w:t xml:space="preserve">, and frontend testing using </w:t>
      </w:r>
      <w:r w:rsidRPr="00145A44">
        <w:rPr>
          <w:b/>
          <w:color w:val="000000" w:themeColor="text1"/>
        </w:rPr>
        <w:t xml:space="preserve">Postman, Jasmine, and Karma </w:t>
      </w:r>
      <w:r w:rsidRPr="00145A44">
        <w:rPr>
          <w:bCs/>
          <w:color w:val="000000" w:themeColor="text1"/>
        </w:rPr>
        <w:t>to ensure code quality and reliability.</w:t>
      </w:r>
    </w:p>
    <w:p w14:paraId="3C2F8708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Well-versed in </w:t>
      </w:r>
      <w:r w:rsidRPr="00145A44">
        <w:rPr>
          <w:b/>
          <w:color w:val="000000" w:themeColor="text1"/>
        </w:rPr>
        <w:t>API testing</w:t>
      </w:r>
      <w:r w:rsidRPr="00145A44">
        <w:rPr>
          <w:bCs/>
          <w:color w:val="000000" w:themeColor="text1"/>
        </w:rPr>
        <w:t xml:space="preserve"> tools like </w:t>
      </w:r>
      <w:r w:rsidRPr="00145A44">
        <w:rPr>
          <w:b/>
          <w:color w:val="000000" w:themeColor="text1"/>
        </w:rPr>
        <w:t>Postman, SOAP UI, and Swagger UI,</w:t>
      </w:r>
      <w:r w:rsidRPr="00145A44">
        <w:rPr>
          <w:bCs/>
          <w:color w:val="000000" w:themeColor="text1"/>
        </w:rPr>
        <w:t xml:space="preserve"> and implemented logging using </w:t>
      </w:r>
      <w:r w:rsidRPr="00145A44">
        <w:rPr>
          <w:b/>
          <w:color w:val="000000" w:themeColor="text1"/>
        </w:rPr>
        <w:t>Log4Net and Serilog</w:t>
      </w:r>
      <w:r w:rsidRPr="00145A44">
        <w:rPr>
          <w:bCs/>
          <w:color w:val="000000" w:themeColor="text1"/>
        </w:rPr>
        <w:t xml:space="preserve"> to monitor and troubleshoot live applications.</w:t>
      </w:r>
    </w:p>
    <w:p w14:paraId="065C0372" w14:textId="77777777" w:rsidR="00E00FDE" w:rsidRPr="00145A44" w:rsidRDefault="00E00FDE" w:rsidP="00E00FDE">
      <w:pPr>
        <w:pStyle w:val="ListParagraph"/>
        <w:numPr>
          <w:ilvl w:val="0"/>
          <w:numId w:val="2"/>
        </w:numPr>
        <w:tabs>
          <w:tab w:val="left" w:pos="567"/>
        </w:tabs>
        <w:ind w:left="567" w:right="21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Proficient with </w:t>
      </w:r>
      <w:r w:rsidRPr="00145A44">
        <w:rPr>
          <w:b/>
          <w:color w:val="000000" w:themeColor="text1"/>
        </w:rPr>
        <w:t>Git, SVN, and TFS</w:t>
      </w:r>
      <w:r w:rsidRPr="00145A44">
        <w:rPr>
          <w:bCs/>
          <w:color w:val="000000" w:themeColor="text1"/>
        </w:rPr>
        <w:t xml:space="preserve"> for source control, and familiar with project tracking and collaboration tools such as </w:t>
      </w:r>
      <w:r w:rsidRPr="00145A44">
        <w:rPr>
          <w:b/>
          <w:color w:val="000000" w:themeColor="text1"/>
        </w:rPr>
        <w:t>JIRA, TFS, and Rally</w:t>
      </w:r>
      <w:r w:rsidRPr="00145A44">
        <w:rPr>
          <w:bCs/>
          <w:color w:val="000000" w:themeColor="text1"/>
        </w:rPr>
        <w:t xml:space="preserve">, using </w:t>
      </w:r>
      <w:r w:rsidRPr="00145A44">
        <w:rPr>
          <w:b/>
          <w:color w:val="000000" w:themeColor="text1"/>
        </w:rPr>
        <w:t>Visual Studio, VS Code, and SSMS</w:t>
      </w:r>
      <w:r w:rsidRPr="00145A44">
        <w:rPr>
          <w:bCs/>
          <w:color w:val="000000" w:themeColor="text1"/>
        </w:rPr>
        <w:t xml:space="preserve"> for development.</w:t>
      </w:r>
    </w:p>
    <w:p w14:paraId="12FCDD7F" w14:textId="77777777" w:rsidR="00E00FDE" w:rsidRPr="00145A44" w:rsidRDefault="00E00FDE" w:rsidP="00E00FDE">
      <w:pPr>
        <w:ind w:left="153"/>
        <w:jc w:val="both"/>
        <w:rPr>
          <w:b/>
          <w:color w:val="000000" w:themeColor="text1"/>
          <w:u w:val="single"/>
        </w:rPr>
      </w:pPr>
    </w:p>
    <w:p w14:paraId="09CA03A4" w14:textId="77777777" w:rsidR="00E00FDE" w:rsidRPr="00145A44" w:rsidRDefault="00E00FDE" w:rsidP="00E00FDE">
      <w:pPr>
        <w:ind w:left="153"/>
        <w:jc w:val="both"/>
        <w:rPr>
          <w:b/>
          <w:color w:val="000000" w:themeColor="text1"/>
          <w:spacing w:val="-2"/>
          <w:u w:val="single"/>
        </w:rPr>
      </w:pPr>
      <w:r w:rsidRPr="00145A44">
        <w:rPr>
          <w:b/>
          <w:color w:val="000000" w:themeColor="text1"/>
          <w:u w:val="single"/>
        </w:rPr>
        <w:t>Technical</w:t>
      </w:r>
      <w:r w:rsidRPr="00145A44">
        <w:rPr>
          <w:b/>
          <w:color w:val="000000" w:themeColor="text1"/>
          <w:spacing w:val="-11"/>
          <w:u w:val="single"/>
        </w:rPr>
        <w:t xml:space="preserve"> </w:t>
      </w:r>
      <w:r w:rsidRPr="00145A44">
        <w:rPr>
          <w:b/>
          <w:color w:val="000000" w:themeColor="text1"/>
          <w:spacing w:val="-2"/>
          <w:u w:val="single"/>
        </w:rPr>
        <w:t>Skills:</w:t>
      </w:r>
      <w:ins w:id="0" w:author="mouni nalluri" w:date="2025-04-13T22:24:00Z">
        <w:r w:rsidRPr="00145A44" w:rsidDel="00FA2E07">
          <w:rPr>
            <w:b/>
            <w:color w:val="000000" w:themeColor="text1"/>
            <w:spacing w:val="-2"/>
            <w:u w:val="single"/>
          </w:rPr>
          <w:t xml:space="preserve"> 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6411"/>
      </w:tblGrid>
      <w:tr w:rsidR="00E00FDE" w:rsidRPr="00145A44" w14:paraId="5940E808" w14:textId="77777777">
        <w:tc>
          <w:tcPr>
            <w:tcW w:w="4045" w:type="dxa"/>
          </w:tcPr>
          <w:p w14:paraId="25FA6E64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Programming Languages</w:t>
            </w:r>
          </w:p>
        </w:tc>
        <w:tc>
          <w:tcPr>
            <w:tcW w:w="6411" w:type="dxa"/>
          </w:tcPr>
          <w:p w14:paraId="1369B491" w14:textId="7649C6C2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 xml:space="preserve">C#, </w:t>
            </w:r>
            <w:r>
              <w:rPr>
                <w:color w:val="000000" w:themeColor="text1"/>
              </w:rPr>
              <w:t xml:space="preserve">.NET 5/6/7/8, .NET Framework, </w:t>
            </w:r>
            <w:r w:rsidRPr="00145A44">
              <w:rPr>
                <w:color w:val="000000" w:themeColor="text1"/>
              </w:rPr>
              <w:t>VB.Net</w:t>
            </w:r>
            <w:r>
              <w:rPr>
                <w:color w:val="000000" w:themeColor="text1"/>
              </w:rPr>
              <w:t>, Python, JavaScript, Typescript, SQL</w:t>
            </w:r>
          </w:p>
        </w:tc>
      </w:tr>
      <w:tr w:rsidR="00E00FDE" w:rsidRPr="00145A44" w14:paraId="05D04993" w14:textId="77777777">
        <w:tc>
          <w:tcPr>
            <w:tcW w:w="4045" w:type="dxa"/>
          </w:tcPr>
          <w:p w14:paraId="2A124E14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Web Technologies</w:t>
            </w:r>
          </w:p>
        </w:tc>
        <w:tc>
          <w:tcPr>
            <w:tcW w:w="6411" w:type="dxa"/>
          </w:tcPr>
          <w:p w14:paraId="1B4A2092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HTML5, XHTML, DHTML, AJAX, CSS3, JavaScript, JSON, Bootstrap, jQuery, Angular, React, Node JS, TypeScript</w:t>
            </w:r>
          </w:p>
        </w:tc>
      </w:tr>
      <w:tr w:rsidR="00E00FDE" w:rsidRPr="00145A44" w14:paraId="33D56B28" w14:textId="77777777">
        <w:tc>
          <w:tcPr>
            <w:tcW w:w="4045" w:type="dxa"/>
          </w:tcPr>
          <w:p w14:paraId="22A33949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Databases</w:t>
            </w:r>
          </w:p>
        </w:tc>
        <w:tc>
          <w:tcPr>
            <w:tcW w:w="6411" w:type="dxa"/>
          </w:tcPr>
          <w:p w14:paraId="6AD977CA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MS SQL Server 2022/2016, Oracle 11g/10g/9i, MS Access, PL/SQL, T-SQL, PostgreSQL.</w:t>
            </w:r>
          </w:p>
        </w:tc>
      </w:tr>
      <w:tr w:rsidR="00E00FDE" w:rsidRPr="00145A44" w14:paraId="6874BE6D" w14:textId="77777777">
        <w:tc>
          <w:tcPr>
            <w:tcW w:w="4045" w:type="dxa"/>
          </w:tcPr>
          <w:p w14:paraId="1D7CB13B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 xml:space="preserve"> Technologies</w:t>
            </w:r>
          </w:p>
        </w:tc>
        <w:tc>
          <w:tcPr>
            <w:tcW w:w="6411" w:type="dxa"/>
          </w:tcPr>
          <w:p w14:paraId="53A7D3CA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ASP.NET, ASP.NET MVC (6.0/5.0/4.0), .Net Core, Web Services, WCF, Web API, ADO.Net, LINQ, Entity Framework 6.0/5.0/4.3, IIS 6.0/7.0/8.0</w:t>
            </w:r>
          </w:p>
        </w:tc>
      </w:tr>
      <w:tr w:rsidR="00E00FDE" w:rsidRPr="00145A44" w14:paraId="514C0DA0" w14:textId="77777777">
        <w:tc>
          <w:tcPr>
            <w:tcW w:w="4045" w:type="dxa"/>
          </w:tcPr>
          <w:p w14:paraId="61BA57D4" w14:textId="77777777" w:rsidR="00E00FDE" w:rsidRPr="00145A44" w:rsidRDefault="00E00FD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AI/ML Frameworks</w:t>
            </w:r>
          </w:p>
        </w:tc>
        <w:tc>
          <w:tcPr>
            <w:tcW w:w="6411" w:type="dxa"/>
          </w:tcPr>
          <w:p w14:paraId="44C84000" w14:textId="77777777" w:rsidR="00E00FDE" w:rsidRPr="00145A44" w:rsidRDefault="00E00FDE">
            <w:pPr>
              <w:rPr>
                <w:color w:val="000000" w:themeColor="text1"/>
              </w:rPr>
            </w:pPr>
            <w:r w:rsidRPr="00FA4E3F">
              <w:rPr>
                <w:color w:val="000000" w:themeColor="text1"/>
              </w:rPr>
              <w:t>ML.NET, TensorFlow.NET</w:t>
            </w:r>
            <w:r>
              <w:rPr>
                <w:color w:val="000000" w:themeColor="text1"/>
              </w:rPr>
              <w:t xml:space="preserve">, </w:t>
            </w:r>
            <w:r w:rsidRPr="00FA4E3F">
              <w:rPr>
                <w:color w:val="000000" w:themeColor="text1"/>
              </w:rPr>
              <w:t>Microsoft Bot Framework</w:t>
            </w:r>
          </w:p>
        </w:tc>
      </w:tr>
      <w:tr w:rsidR="00E00FDE" w:rsidRPr="00145A44" w14:paraId="2777A3E6" w14:textId="77777777">
        <w:tc>
          <w:tcPr>
            <w:tcW w:w="4045" w:type="dxa"/>
          </w:tcPr>
          <w:p w14:paraId="6DB393DB" w14:textId="77777777" w:rsidR="00E00FDE" w:rsidRDefault="00E00FDE">
            <w:pPr>
              <w:rPr>
                <w:color w:val="000000" w:themeColor="text1"/>
              </w:rPr>
            </w:pPr>
            <w:r w:rsidRPr="00FA4E3F">
              <w:rPr>
                <w:color w:val="000000" w:themeColor="text1"/>
              </w:rPr>
              <w:t>Cloud AI/ML Services</w:t>
            </w:r>
          </w:p>
        </w:tc>
        <w:tc>
          <w:tcPr>
            <w:tcW w:w="6411" w:type="dxa"/>
          </w:tcPr>
          <w:p w14:paraId="1D3C2582" w14:textId="77777777" w:rsidR="00E00FDE" w:rsidRPr="00FA4E3F" w:rsidRDefault="00E00FDE">
            <w:pPr>
              <w:rPr>
                <w:color w:val="000000" w:themeColor="text1"/>
              </w:rPr>
            </w:pPr>
            <w:r w:rsidRPr="00FA4E3F">
              <w:rPr>
                <w:color w:val="000000" w:themeColor="text1"/>
              </w:rPr>
              <w:t>Azure AI Services, Azure Machine Learning, Azure Functions, Azure Data Factory</w:t>
            </w:r>
          </w:p>
        </w:tc>
      </w:tr>
      <w:tr w:rsidR="00E00FDE" w:rsidRPr="00145A44" w14:paraId="5A558578" w14:textId="77777777">
        <w:tc>
          <w:tcPr>
            <w:tcW w:w="4045" w:type="dxa"/>
          </w:tcPr>
          <w:p w14:paraId="33D786D2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Version Control Tools</w:t>
            </w:r>
          </w:p>
        </w:tc>
        <w:tc>
          <w:tcPr>
            <w:tcW w:w="6411" w:type="dxa"/>
          </w:tcPr>
          <w:p w14:paraId="6E5BFF14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TFS, GITHUB, SVN.</w:t>
            </w:r>
          </w:p>
        </w:tc>
      </w:tr>
      <w:tr w:rsidR="00E00FDE" w:rsidRPr="00145A44" w14:paraId="0D51E97A" w14:textId="77777777">
        <w:tc>
          <w:tcPr>
            <w:tcW w:w="4045" w:type="dxa"/>
          </w:tcPr>
          <w:p w14:paraId="1DEE3951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Cloud Technologies</w:t>
            </w:r>
          </w:p>
        </w:tc>
        <w:tc>
          <w:tcPr>
            <w:tcW w:w="6411" w:type="dxa"/>
          </w:tcPr>
          <w:p w14:paraId="5719A168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 xml:space="preserve"> GCP, Azure (Azure app services, Azure Blob Storage, AKS, AKV), AWS (S3, EC2, Lambda).</w:t>
            </w:r>
          </w:p>
        </w:tc>
      </w:tr>
      <w:tr w:rsidR="00E00FDE" w:rsidRPr="00145A44" w14:paraId="0A2AEA31" w14:textId="77777777">
        <w:tc>
          <w:tcPr>
            <w:tcW w:w="4045" w:type="dxa"/>
          </w:tcPr>
          <w:p w14:paraId="1A76A6DE" w14:textId="77777777" w:rsidR="00E00FDE" w:rsidRPr="00145A44" w:rsidRDefault="00E00FDE">
            <w:pPr>
              <w:rPr>
                <w:color w:val="000000" w:themeColor="text1"/>
              </w:rPr>
            </w:pPr>
            <w:r w:rsidRPr="00221581">
              <w:rPr>
                <w:color w:val="000000" w:themeColor="text1"/>
              </w:rPr>
              <w:t>DevOps &amp; MLOps</w:t>
            </w:r>
          </w:p>
        </w:tc>
        <w:tc>
          <w:tcPr>
            <w:tcW w:w="6411" w:type="dxa"/>
          </w:tcPr>
          <w:p w14:paraId="54EC594E" w14:textId="77777777" w:rsidR="00E00FDE" w:rsidRPr="00145A44" w:rsidRDefault="00E00FDE">
            <w:pPr>
              <w:rPr>
                <w:color w:val="000000" w:themeColor="text1"/>
              </w:rPr>
            </w:pPr>
            <w:r w:rsidRPr="00221581">
              <w:rPr>
                <w:color w:val="000000" w:themeColor="text1"/>
              </w:rPr>
              <w:t>Azure DevOps, Git, GitHub Actions, Docker, Kubernetes, SonarQube, Azure Monitor, Application Insights</w:t>
            </w:r>
          </w:p>
        </w:tc>
      </w:tr>
      <w:tr w:rsidR="00E00FDE" w:rsidRPr="00145A44" w14:paraId="7A47CD48" w14:textId="77777777">
        <w:tc>
          <w:tcPr>
            <w:tcW w:w="4045" w:type="dxa"/>
          </w:tcPr>
          <w:p w14:paraId="2B672003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Testing Tools</w:t>
            </w:r>
          </w:p>
        </w:tc>
        <w:tc>
          <w:tcPr>
            <w:tcW w:w="6411" w:type="dxa"/>
          </w:tcPr>
          <w:p w14:paraId="2E43CE22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N-Unit, MS-Unit, X-Unit, Jasmine, Karma, Jest.</w:t>
            </w:r>
          </w:p>
        </w:tc>
      </w:tr>
      <w:tr w:rsidR="00E00FDE" w:rsidRPr="00145A44" w14:paraId="7AA87A15" w14:textId="77777777">
        <w:tc>
          <w:tcPr>
            <w:tcW w:w="4045" w:type="dxa"/>
          </w:tcPr>
          <w:p w14:paraId="2F9B48AE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Reporting Tools</w:t>
            </w:r>
          </w:p>
        </w:tc>
        <w:tc>
          <w:tcPr>
            <w:tcW w:w="6411" w:type="dxa"/>
          </w:tcPr>
          <w:p w14:paraId="7340090F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 xml:space="preserve">Crystal Reports, SSRS, SSIS </w:t>
            </w:r>
          </w:p>
        </w:tc>
      </w:tr>
      <w:tr w:rsidR="00E00FDE" w:rsidRPr="00145A44" w14:paraId="1846D1ED" w14:textId="77777777">
        <w:tc>
          <w:tcPr>
            <w:tcW w:w="4045" w:type="dxa"/>
          </w:tcPr>
          <w:p w14:paraId="2C607EBA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Servers</w:t>
            </w:r>
          </w:p>
        </w:tc>
        <w:tc>
          <w:tcPr>
            <w:tcW w:w="6411" w:type="dxa"/>
          </w:tcPr>
          <w:p w14:paraId="0CEA6C3B" w14:textId="77777777" w:rsidR="00E00FDE" w:rsidRPr="00145A44" w:rsidRDefault="00E00FDE">
            <w:pPr>
              <w:rPr>
                <w:color w:val="000000" w:themeColor="text1"/>
              </w:rPr>
            </w:pPr>
            <w:r w:rsidRPr="00145A44">
              <w:rPr>
                <w:color w:val="000000" w:themeColor="text1"/>
              </w:rPr>
              <w:t>Windows Server, Microsoft IIS</w:t>
            </w:r>
          </w:p>
        </w:tc>
      </w:tr>
    </w:tbl>
    <w:p w14:paraId="6FF0374E" w14:textId="77777777" w:rsidR="00E00FDE" w:rsidRPr="00145A44" w:rsidRDefault="00E00FDE" w:rsidP="00E00FDE">
      <w:pPr>
        <w:jc w:val="both"/>
        <w:rPr>
          <w:b/>
          <w:color w:val="000000" w:themeColor="text1"/>
          <w:spacing w:val="-2"/>
          <w:u w:val="single"/>
        </w:rPr>
      </w:pPr>
    </w:p>
    <w:p w14:paraId="6D868CBE" w14:textId="77777777" w:rsidR="00E00FDE" w:rsidRDefault="00E00FDE" w:rsidP="00E00FDE">
      <w:pPr>
        <w:ind w:left="142"/>
        <w:jc w:val="both"/>
        <w:rPr>
          <w:b/>
          <w:color w:val="000000" w:themeColor="text1"/>
          <w:u w:val="single"/>
        </w:rPr>
      </w:pPr>
    </w:p>
    <w:p w14:paraId="5DD233F5" w14:textId="77777777" w:rsidR="00E00FDE" w:rsidRPr="00145A44" w:rsidRDefault="00E00FDE" w:rsidP="00E00FDE">
      <w:pPr>
        <w:ind w:left="142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  <w:u w:val="single"/>
        </w:rPr>
        <w:lastRenderedPageBreak/>
        <w:t>Professional</w:t>
      </w:r>
      <w:r w:rsidRPr="00145A44">
        <w:rPr>
          <w:b/>
          <w:color w:val="000000" w:themeColor="text1"/>
          <w:spacing w:val="-12"/>
          <w:u w:val="single"/>
        </w:rPr>
        <w:t xml:space="preserve"> </w:t>
      </w:r>
      <w:r w:rsidRPr="00145A44">
        <w:rPr>
          <w:b/>
          <w:color w:val="000000" w:themeColor="text1"/>
          <w:spacing w:val="-2"/>
          <w:u w:val="single"/>
        </w:rPr>
        <w:t>Experience:</w:t>
      </w:r>
    </w:p>
    <w:p w14:paraId="64201D3C" w14:textId="77777777" w:rsidR="00E00FDE" w:rsidRPr="00145A44" w:rsidRDefault="00E00FDE" w:rsidP="00E00FDE">
      <w:pPr>
        <w:tabs>
          <w:tab w:val="left" w:pos="8378"/>
        </w:tabs>
        <w:ind w:left="142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  <w:spacing w:val="-5"/>
        </w:rPr>
        <w:t>Client: Centene Corporation, St Louis, MO</w:t>
      </w:r>
      <w:r w:rsidRPr="00145A44">
        <w:rPr>
          <w:b/>
          <w:color w:val="000000" w:themeColor="text1"/>
        </w:rPr>
        <w:t xml:space="preserve">                                                                               June</w:t>
      </w:r>
      <w:r w:rsidRPr="00145A44">
        <w:rPr>
          <w:b/>
          <w:color w:val="000000" w:themeColor="text1"/>
          <w:spacing w:val="-4"/>
        </w:rPr>
        <w:t xml:space="preserve"> </w:t>
      </w:r>
      <w:r w:rsidRPr="00145A44">
        <w:rPr>
          <w:b/>
          <w:color w:val="000000" w:themeColor="text1"/>
        </w:rPr>
        <w:t>2023</w:t>
      </w:r>
      <w:r w:rsidRPr="00145A44">
        <w:rPr>
          <w:b/>
          <w:color w:val="000000" w:themeColor="text1"/>
          <w:spacing w:val="-4"/>
        </w:rPr>
        <w:t xml:space="preserve"> </w:t>
      </w:r>
      <w:r w:rsidRPr="00145A44">
        <w:rPr>
          <w:b/>
          <w:color w:val="000000" w:themeColor="text1"/>
        </w:rPr>
        <w:t>–</w:t>
      </w:r>
      <w:r w:rsidRPr="00145A44">
        <w:rPr>
          <w:b/>
          <w:color w:val="000000" w:themeColor="text1"/>
          <w:spacing w:val="-2"/>
        </w:rPr>
        <w:t xml:space="preserve"> </w:t>
      </w:r>
      <w:r w:rsidRPr="00145A44">
        <w:rPr>
          <w:b/>
          <w:color w:val="000000" w:themeColor="text1"/>
        </w:rPr>
        <w:t>Till</w:t>
      </w:r>
      <w:r w:rsidRPr="00145A44">
        <w:rPr>
          <w:b/>
          <w:color w:val="000000" w:themeColor="text1"/>
          <w:spacing w:val="-4"/>
        </w:rPr>
        <w:t xml:space="preserve"> Date</w:t>
      </w:r>
    </w:p>
    <w:p w14:paraId="3F0E81D4" w14:textId="77777777" w:rsidR="00E00FDE" w:rsidRPr="00145A44" w:rsidRDefault="00E00FDE" w:rsidP="00E00FDE">
      <w:pPr>
        <w:spacing w:before="1"/>
        <w:ind w:left="142" w:right="6987"/>
        <w:rPr>
          <w:b/>
          <w:color w:val="000000" w:themeColor="text1"/>
          <w:spacing w:val="-2"/>
        </w:rPr>
      </w:pPr>
      <w:r w:rsidRPr="00145A44">
        <w:rPr>
          <w:b/>
          <w:color w:val="000000" w:themeColor="text1"/>
        </w:rPr>
        <w:t>Role: Senior</w:t>
      </w:r>
      <w:r w:rsidRPr="00145A44">
        <w:rPr>
          <w:b/>
          <w:color w:val="000000" w:themeColor="text1"/>
          <w:spacing w:val="-9"/>
        </w:rPr>
        <w:t xml:space="preserve"> </w:t>
      </w:r>
      <w:r w:rsidRPr="00145A44">
        <w:rPr>
          <w:b/>
          <w:color w:val="000000" w:themeColor="text1"/>
        </w:rPr>
        <w:t>.NET</w:t>
      </w:r>
      <w:r w:rsidRPr="00145A44">
        <w:rPr>
          <w:b/>
          <w:color w:val="000000" w:themeColor="text1"/>
          <w:spacing w:val="-10"/>
        </w:rPr>
        <w:t xml:space="preserve"> </w:t>
      </w:r>
      <w:r w:rsidRPr="00145A44">
        <w:rPr>
          <w:b/>
          <w:color w:val="000000" w:themeColor="text1"/>
        </w:rPr>
        <w:t>Full</w:t>
      </w:r>
      <w:r w:rsidRPr="00145A44">
        <w:rPr>
          <w:b/>
          <w:color w:val="000000" w:themeColor="text1"/>
          <w:spacing w:val="-10"/>
        </w:rPr>
        <w:t xml:space="preserve"> </w:t>
      </w:r>
      <w:r w:rsidRPr="00145A44">
        <w:rPr>
          <w:b/>
          <w:color w:val="000000" w:themeColor="text1"/>
        </w:rPr>
        <w:t>Stack</w:t>
      </w:r>
      <w:r w:rsidRPr="00145A44">
        <w:rPr>
          <w:b/>
          <w:color w:val="000000" w:themeColor="text1"/>
          <w:spacing w:val="-8"/>
        </w:rPr>
        <w:t xml:space="preserve"> </w:t>
      </w:r>
      <w:r w:rsidRPr="00145A44">
        <w:rPr>
          <w:b/>
          <w:color w:val="000000" w:themeColor="text1"/>
        </w:rPr>
        <w:t xml:space="preserve">Developer </w:t>
      </w:r>
      <w:r w:rsidRPr="00145A44">
        <w:rPr>
          <w:b/>
          <w:color w:val="000000" w:themeColor="text1"/>
          <w:spacing w:val="-2"/>
        </w:rPr>
        <w:t>Responsibilities:</w:t>
      </w:r>
    </w:p>
    <w:p w14:paraId="2A978599" w14:textId="250D1226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Developed a healthcare insurance claims processing platform using </w:t>
      </w:r>
      <w:r w:rsidRPr="00145A44">
        <w:rPr>
          <w:b/>
          <w:color w:val="000000" w:themeColor="text1"/>
        </w:rPr>
        <w:t>.NET 8, C#, ASP.NET Core Web API</w:t>
      </w:r>
      <w:r w:rsidRPr="00145A44">
        <w:rPr>
          <w:bCs/>
          <w:color w:val="000000" w:themeColor="text1"/>
        </w:rPr>
        <w:t xml:space="preserve">, and </w:t>
      </w:r>
      <w:r w:rsidRPr="00145A44">
        <w:rPr>
          <w:b/>
          <w:color w:val="000000" w:themeColor="text1"/>
        </w:rPr>
        <w:t>Angular 18</w:t>
      </w:r>
      <w:r w:rsidRPr="00145A44">
        <w:rPr>
          <w:bCs/>
          <w:color w:val="000000" w:themeColor="text1"/>
        </w:rPr>
        <w:t xml:space="preserve">, ensuring </w:t>
      </w:r>
      <w:r w:rsidRPr="00145A44">
        <w:rPr>
          <w:b/>
          <w:color w:val="000000" w:themeColor="text1"/>
        </w:rPr>
        <w:t>HIPAA and GDPR</w:t>
      </w:r>
      <w:r w:rsidRPr="00145A44">
        <w:rPr>
          <w:bCs/>
          <w:color w:val="000000" w:themeColor="text1"/>
        </w:rPr>
        <w:t xml:space="preserve"> compliance while maintaining data privacy and integrity.</w:t>
      </w:r>
    </w:p>
    <w:p w14:paraId="11ED016C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Followed </w:t>
      </w:r>
      <w:r w:rsidRPr="00145A44">
        <w:rPr>
          <w:b/>
          <w:color w:val="000000" w:themeColor="text1"/>
        </w:rPr>
        <w:t>Agile SDLC</w:t>
      </w:r>
      <w:r w:rsidRPr="00145A44">
        <w:rPr>
          <w:bCs/>
          <w:color w:val="000000" w:themeColor="text1"/>
        </w:rPr>
        <w:t xml:space="preserve"> methodologies, utilizing </w:t>
      </w:r>
      <w:r w:rsidRPr="00145A44">
        <w:rPr>
          <w:b/>
          <w:color w:val="000000" w:themeColor="text1"/>
        </w:rPr>
        <w:t>Scrum and Kanban</w:t>
      </w:r>
      <w:r w:rsidRPr="00145A44">
        <w:rPr>
          <w:bCs/>
          <w:color w:val="000000" w:themeColor="text1"/>
        </w:rPr>
        <w:t xml:space="preserve"> to drive iterative development, continuous integration, and rapid delivery of regulatory-compliant healthcare solutions.</w:t>
      </w:r>
    </w:p>
    <w:p w14:paraId="4C5C409C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Designed and implemented Microservices-based architecture using </w:t>
      </w:r>
      <w:r w:rsidRPr="00145A44">
        <w:rPr>
          <w:b/>
          <w:color w:val="000000" w:themeColor="text1"/>
        </w:rPr>
        <w:t>ASP.NET Core 8 Web API,</w:t>
      </w:r>
      <w:r w:rsidRPr="00145A44">
        <w:rPr>
          <w:bCs/>
          <w:color w:val="000000" w:themeColor="text1"/>
        </w:rPr>
        <w:t xml:space="preserve"> aligning with </w:t>
      </w:r>
    </w:p>
    <w:p w14:paraId="0A27793E" w14:textId="77777777" w:rsidR="00E00FDE" w:rsidRPr="00D70579" w:rsidRDefault="00E00FDE" w:rsidP="00E00FDE">
      <w:pPr>
        <w:pStyle w:val="ListParagraph"/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ab/>
        <w:t xml:space="preserve">healthcare interoperability standards </w:t>
      </w:r>
      <w:r w:rsidRPr="00145A44">
        <w:rPr>
          <w:b/>
          <w:color w:val="000000" w:themeColor="text1"/>
        </w:rPr>
        <w:t>(FHIR, HL7)</w:t>
      </w:r>
      <w:r w:rsidRPr="00145A44">
        <w:rPr>
          <w:bCs/>
          <w:color w:val="000000" w:themeColor="text1"/>
        </w:rPr>
        <w:t xml:space="preserve"> to ensure scalable and modular design.</w:t>
      </w:r>
    </w:p>
    <w:p w14:paraId="2762E776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Built secure and responsive </w:t>
      </w:r>
      <w:r w:rsidRPr="00145A44">
        <w:rPr>
          <w:b/>
          <w:color w:val="000000" w:themeColor="text1"/>
        </w:rPr>
        <w:t>UIs</w:t>
      </w:r>
      <w:r w:rsidRPr="00145A44">
        <w:rPr>
          <w:bCs/>
          <w:color w:val="000000" w:themeColor="text1"/>
        </w:rPr>
        <w:t xml:space="preserve"> using </w:t>
      </w:r>
      <w:r w:rsidRPr="00145A44">
        <w:rPr>
          <w:b/>
          <w:color w:val="000000" w:themeColor="text1"/>
        </w:rPr>
        <w:t>Angular 18, HTML5, CSS3, and Bootstrap 5</w:t>
      </w:r>
      <w:r w:rsidRPr="00145A44">
        <w:rPr>
          <w:bCs/>
          <w:color w:val="000000" w:themeColor="text1"/>
        </w:rPr>
        <w:t>, optimizing accessibility and responsive behavior across devices.</w:t>
      </w:r>
    </w:p>
    <w:p w14:paraId="5877EF4E" w14:textId="3B9485FC" w:rsidR="00A01EBA" w:rsidRDefault="00A01EBA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A01EBA">
        <w:rPr>
          <w:color w:val="000000" w:themeColor="text1"/>
        </w:rPr>
        <w:t>Built a claims knowledge assistant</w:t>
      </w:r>
      <w:r w:rsidRPr="00A01EBA">
        <w:rPr>
          <w:b/>
          <w:bCs/>
          <w:color w:val="000000" w:themeColor="text1"/>
        </w:rPr>
        <w:t xml:space="preserve"> (RAG)</w:t>
      </w:r>
      <w:r w:rsidRPr="00A01EBA">
        <w:rPr>
          <w:bCs/>
          <w:color w:val="000000" w:themeColor="text1"/>
        </w:rPr>
        <w:t> using </w:t>
      </w:r>
      <w:r w:rsidRPr="00A01EBA">
        <w:rPr>
          <w:b/>
          <w:bCs/>
          <w:color w:val="000000" w:themeColor="text1"/>
        </w:rPr>
        <w:t xml:space="preserve">Azure AI Search </w:t>
      </w:r>
      <w:r>
        <w:rPr>
          <w:b/>
          <w:bCs/>
          <w:color w:val="000000" w:themeColor="text1"/>
        </w:rPr>
        <w:t>and</w:t>
      </w:r>
      <w:r w:rsidRPr="00A01EBA">
        <w:rPr>
          <w:bCs/>
          <w:color w:val="000000" w:themeColor="text1"/>
        </w:rPr>
        <w:t> </w:t>
      </w:r>
      <w:r w:rsidRPr="00A01EBA">
        <w:rPr>
          <w:b/>
          <w:bCs/>
          <w:color w:val="000000" w:themeColor="text1"/>
        </w:rPr>
        <w:t>Azure OpenAI</w:t>
      </w:r>
      <w:r w:rsidRPr="00A01EBA">
        <w:rPr>
          <w:bCs/>
          <w:color w:val="000000" w:themeColor="text1"/>
        </w:rPr>
        <w:t xml:space="preserve">, </w:t>
      </w:r>
      <w:r w:rsidR="005763F5" w:rsidRPr="00A01EBA">
        <w:rPr>
          <w:bCs/>
          <w:color w:val="000000" w:themeColor="text1"/>
        </w:rPr>
        <w:t>cite-returning</w:t>
      </w:r>
      <w:r w:rsidRPr="00A01EBA">
        <w:rPr>
          <w:bCs/>
          <w:color w:val="000000" w:themeColor="text1"/>
        </w:rPr>
        <w:t xml:space="preserve"> answers in the Angular UI via .NET 8 APIs</w:t>
      </w:r>
      <w:r>
        <w:rPr>
          <w:bCs/>
          <w:color w:val="000000" w:themeColor="text1"/>
        </w:rPr>
        <w:t>.</w:t>
      </w:r>
    </w:p>
    <w:p w14:paraId="4690A4B6" w14:textId="513424E3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Mapped and transformed patient data to </w:t>
      </w:r>
      <w:r w:rsidRPr="00145A44">
        <w:rPr>
          <w:b/>
          <w:color w:val="000000" w:themeColor="text1"/>
        </w:rPr>
        <w:t xml:space="preserve">FHIR </w:t>
      </w:r>
      <w:r w:rsidRPr="00145A44">
        <w:rPr>
          <w:bCs/>
          <w:color w:val="000000" w:themeColor="text1"/>
        </w:rPr>
        <w:t xml:space="preserve">resources (Patient, Observation, Encounter) and integrated </w:t>
      </w:r>
      <w:r w:rsidRPr="00145A44">
        <w:rPr>
          <w:b/>
          <w:color w:val="000000" w:themeColor="text1"/>
        </w:rPr>
        <w:t>HL7 v2</w:t>
      </w:r>
      <w:r w:rsidRPr="00145A44">
        <w:rPr>
          <w:bCs/>
          <w:color w:val="000000" w:themeColor="text1"/>
        </w:rPr>
        <w:t xml:space="preserve"> message processing for seamless data exchange with </w:t>
      </w:r>
      <w:r w:rsidRPr="00145A44">
        <w:rPr>
          <w:b/>
          <w:color w:val="000000" w:themeColor="text1"/>
        </w:rPr>
        <w:t>EHR</w:t>
      </w:r>
      <w:r w:rsidRPr="00145A44">
        <w:rPr>
          <w:bCs/>
          <w:color w:val="000000" w:themeColor="text1"/>
        </w:rPr>
        <w:t xml:space="preserve"> systems and clinical partners.</w:t>
      </w:r>
    </w:p>
    <w:p w14:paraId="360BBB60" w14:textId="017DFE7F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Built high-performance </w:t>
      </w:r>
      <w:r w:rsidRPr="00145A44">
        <w:rPr>
          <w:b/>
          <w:color w:val="000000" w:themeColor="text1"/>
        </w:rPr>
        <w:t>RESTful APIs</w:t>
      </w:r>
      <w:r w:rsidRPr="00145A44">
        <w:rPr>
          <w:bCs/>
          <w:color w:val="000000" w:themeColor="text1"/>
        </w:rPr>
        <w:t xml:space="preserve"> with </w:t>
      </w:r>
      <w:r w:rsidRPr="00145A44">
        <w:rPr>
          <w:b/>
          <w:color w:val="000000" w:themeColor="text1"/>
        </w:rPr>
        <w:t>ASP.NET,</w:t>
      </w:r>
      <w:r w:rsidRPr="00145A44">
        <w:rPr>
          <w:bCs/>
          <w:color w:val="000000" w:themeColor="text1"/>
        </w:rPr>
        <w:t xml:space="preserve"> optimizing response times for patient data retrieval and supporting seamless </w:t>
      </w:r>
      <w:r w:rsidRPr="00145A44">
        <w:rPr>
          <w:b/>
          <w:color w:val="000000" w:themeColor="text1"/>
        </w:rPr>
        <w:t>EHR</w:t>
      </w:r>
      <w:r w:rsidRPr="00145A44">
        <w:rPr>
          <w:bCs/>
          <w:color w:val="000000" w:themeColor="text1"/>
        </w:rPr>
        <w:t xml:space="preserve"> integration.</w:t>
      </w:r>
    </w:p>
    <w:p w14:paraId="7B2022DF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Developed and integrated </w:t>
      </w:r>
      <w:r w:rsidRPr="00145A44">
        <w:rPr>
          <w:b/>
          <w:color w:val="000000" w:themeColor="text1"/>
        </w:rPr>
        <w:t xml:space="preserve">Node.js 20 </w:t>
      </w:r>
      <w:r w:rsidRPr="00145A44">
        <w:rPr>
          <w:bCs/>
          <w:color w:val="000000" w:themeColor="text1"/>
        </w:rPr>
        <w:t>Microservices to enhance backend performance and support real-time patient management and claims adjudication workflows.</w:t>
      </w:r>
    </w:p>
    <w:p w14:paraId="1AE6AC6A" w14:textId="559EC1B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Utilized </w:t>
      </w:r>
      <w:r w:rsidRPr="00145A44">
        <w:rPr>
          <w:b/>
          <w:color w:val="000000" w:themeColor="text1"/>
        </w:rPr>
        <w:t>Entity Framework</w:t>
      </w:r>
      <w:r w:rsidR="005763F5">
        <w:rPr>
          <w:b/>
          <w:color w:val="000000" w:themeColor="text1"/>
        </w:rPr>
        <w:t xml:space="preserve"> </w:t>
      </w:r>
      <w:r w:rsidRPr="00145A44">
        <w:rPr>
          <w:b/>
          <w:color w:val="000000" w:themeColor="text1"/>
        </w:rPr>
        <w:t>7</w:t>
      </w:r>
      <w:r w:rsidRPr="00145A44">
        <w:rPr>
          <w:bCs/>
          <w:color w:val="000000" w:themeColor="text1"/>
        </w:rPr>
        <w:t xml:space="preserve"> to implement efficient ORM logic with optimized </w:t>
      </w:r>
      <w:r w:rsidRPr="00145A44">
        <w:rPr>
          <w:b/>
          <w:color w:val="000000" w:themeColor="text1"/>
        </w:rPr>
        <w:t>LINQ</w:t>
      </w:r>
      <w:r w:rsidRPr="00145A44">
        <w:rPr>
          <w:bCs/>
          <w:color w:val="000000" w:themeColor="text1"/>
        </w:rPr>
        <w:t xml:space="preserve"> queries, improving performance for large-scale patient and claims datasets.</w:t>
      </w:r>
    </w:p>
    <w:p w14:paraId="1E712B76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Ensured efficient data serialization using </w:t>
      </w:r>
      <w:r w:rsidRPr="00145A44">
        <w:rPr>
          <w:b/>
          <w:color w:val="000000" w:themeColor="text1"/>
        </w:rPr>
        <w:t xml:space="preserve">JSON </w:t>
      </w:r>
      <w:r w:rsidRPr="00650627">
        <w:rPr>
          <w:bCs/>
          <w:color w:val="000000" w:themeColor="text1"/>
        </w:rPr>
        <w:t>and</w:t>
      </w:r>
      <w:r w:rsidRPr="00145A44">
        <w:rPr>
          <w:b/>
          <w:color w:val="000000" w:themeColor="text1"/>
        </w:rPr>
        <w:t xml:space="preserve"> Protobuf</w:t>
      </w:r>
      <w:r w:rsidRPr="00145A44">
        <w:rPr>
          <w:bCs/>
          <w:color w:val="000000" w:themeColor="text1"/>
        </w:rPr>
        <w:t xml:space="preserve">, maintaining </w:t>
      </w:r>
      <w:r w:rsidRPr="00145A44">
        <w:rPr>
          <w:b/>
          <w:color w:val="000000" w:themeColor="text1"/>
        </w:rPr>
        <w:t>FHIR</w:t>
      </w:r>
      <w:r w:rsidRPr="00145A44">
        <w:rPr>
          <w:bCs/>
          <w:color w:val="000000" w:themeColor="text1"/>
        </w:rPr>
        <w:t xml:space="preserve"> compliance and enabling secure inter-service communication.</w:t>
      </w:r>
    </w:p>
    <w:p w14:paraId="769D163F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Integrated </w:t>
      </w:r>
      <w:r w:rsidRPr="00145A44">
        <w:rPr>
          <w:b/>
          <w:color w:val="000000" w:themeColor="text1"/>
        </w:rPr>
        <w:t>Azure API Management</w:t>
      </w:r>
      <w:r w:rsidRPr="00145A44">
        <w:rPr>
          <w:bCs/>
          <w:color w:val="000000" w:themeColor="text1"/>
        </w:rPr>
        <w:t xml:space="preserve"> for secure and governed API exposure, implementing traffic throttling, access policies, and detailed API analytics.</w:t>
      </w:r>
    </w:p>
    <w:p w14:paraId="036B5A90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Led the migration of legacy desktop applications to a modern </w:t>
      </w:r>
      <w:r w:rsidRPr="00650627">
        <w:rPr>
          <w:b/>
          <w:color w:val="000000" w:themeColor="text1"/>
        </w:rPr>
        <w:t>Microservices</w:t>
      </w:r>
      <w:r w:rsidRPr="00145A44">
        <w:rPr>
          <w:bCs/>
          <w:color w:val="000000" w:themeColor="text1"/>
        </w:rPr>
        <w:t xml:space="preserve"> architecture using .NET Core and Azure, resulting in a reduction in operational costs.</w:t>
      </w:r>
    </w:p>
    <w:p w14:paraId="487DFA8A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Implemented </w:t>
      </w:r>
      <w:r w:rsidRPr="00145A44">
        <w:rPr>
          <w:b/>
          <w:color w:val="000000" w:themeColor="text1"/>
        </w:rPr>
        <w:t xml:space="preserve">OAuth2 </w:t>
      </w:r>
      <w:r w:rsidRPr="00650627">
        <w:rPr>
          <w:bCs/>
          <w:color w:val="000000" w:themeColor="text1"/>
        </w:rPr>
        <w:t>and</w:t>
      </w:r>
      <w:r w:rsidRPr="00145A44">
        <w:rPr>
          <w:b/>
          <w:color w:val="000000" w:themeColor="text1"/>
        </w:rPr>
        <w:t xml:space="preserve"> OpenID Connect</w:t>
      </w:r>
      <w:r w:rsidRPr="00145A44">
        <w:rPr>
          <w:bCs/>
          <w:color w:val="000000" w:themeColor="text1"/>
        </w:rPr>
        <w:t xml:space="preserve"> authentication using </w:t>
      </w:r>
      <w:r w:rsidRPr="00145A44">
        <w:rPr>
          <w:b/>
          <w:color w:val="000000" w:themeColor="text1"/>
        </w:rPr>
        <w:t>Azure Active Directory</w:t>
      </w:r>
      <w:r w:rsidRPr="00145A44">
        <w:rPr>
          <w:bCs/>
          <w:color w:val="000000" w:themeColor="text1"/>
        </w:rPr>
        <w:t>, ensuring granular, role-based access control across healthcare applications.</w:t>
      </w:r>
    </w:p>
    <w:p w14:paraId="2EAE8E1C" w14:textId="3FBFE95A" w:rsidR="008212A5" w:rsidRDefault="008212A5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8212A5">
        <w:rPr>
          <w:bCs/>
          <w:color w:val="000000" w:themeColor="text1"/>
        </w:rPr>
        <w:t xml:space="preserve">Optimized </w:t>
      </w:r>
      <w:r w:rsidRPr="008212A5">
        <w:rPr>
          <w:b/>
          <w:color w:val="000000" w:themeColor="text1"/>
        </w:rPr>
        <w:t>Oracle</w:t>
      </w:r>
      <w:r w:rsidRPr="008212A5">
        <w:rPr>
          <w:bCs/>
          <w:color w:val="000000" w:themeColor="text1"/>
        </w:rPr>
        <w:t xml:space="preserve"> Database performance through indexing strategies, partitioning, and </w:t>
      </w:r>
      <w:r w:rsidRPr="008212A5">
        <w:rPr>
          <w:b/>
          <w:color w:val="000000" w:themeColor="text1"/>
        </w:rPr>
        <w:t>PL/SQL</w:t>
      </w:r>
      <w:r w:rsidRPr="008212A5">
        <w:rPr>
          <w:bCs/>
          <w:color w:val="000000" w:themeColor="text1"/>
        </w:rPr>
        <w:t xml:space="preserve"> tuning to support high-volume transaction processing</w:t>
      </w:r>
      <w:r>
        <w:rPr>
          <w:bCs/>
          <w:color w:val="000000" w:themeColor="text1"/>
        </w:rPr>
        <w:t xml:space="preserve"> </w:t>
      </w:r>
      <w:r w:rsidRPr="008212A5">
        <w:rPr>
          <w:bCs/>
          <w:color w:val="000000" w:themeColor="text1"/>
        </w:rPr>
        <w:t>leveraged execution plan analysis and Oracle performance reporting to reduce query latency.</w:t>
      </w:r>
    </w:p>
    <w:p w14:paraId="609DF161" w14:textId="7CE08FCD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Conducted thorough API validation using </w:t>
      </w:r>
      <w:r w:rsidRPr="00145A44">
        <w:rPr>
          <w:b/>
          <w:color w:val="000000" w:themeColor="text1"/>
        </w:rPr>
        <w:t>Postman,</w:t>
      </w:r>
      <w:r w:rsidRPr="00145A44">
        <w:rPr>
          <w:bCs/>
          <w:color w:val="000000" w:themeColor="text1"/>
        </w:rPr>
        <w:t xml:space="preserve"> aligning with </w:t>
      </w:r>
      <w:r w:rsidRPr="00145A44">
        <w:rPr>
          <w:b/>
          <w:color w:val="000000" w:themeColor="text1"/>
        </w:rPr>
        <w:t>OpenAPI 3.0, FHIR</w:t>
      </w:r>
      <w:r w:rsidRPr="00145A44">
        <w:rPr>
          <w:bCs/>
          <w:color w:val="000000" w:themeColor="text1"/>
        </w:rPr>
        <w:t xml:space="preserve">, and </w:t>
      </w:r>
      <w:r w:rsidRPr="00145A44">
        <w:rPr>
          <w:b/>
          <w:color w:val="000000" w:themeColor="text1"/>
        </w:rPr>
        <w:t>HL7</w:t>
      </w:r>
      <w:r w:rsidRPr="00145A44">
        <w:rPr>
          <w:bCs/>
          <w:color w:val="000000" w:themeColor="text1"/>
        </w:rPr>
        <w:t xml:space="preserve"> specifications.</w:t>
      </w:r>
    </w:p>
    <w:p w14:paraId="26420E93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Configured </w:t>
      </w:r>
      <w:r w:rsidRPr="00145A44">
        <w:rPr>
          <w:b/>
          <w:color w:val="000000" w:themeColor="text1"/>
        </w:rPr>
        <w:t>Azure Event Grid</w:t>
      </w:r>
      <w:r w:rsidRPr="00145A44">
        <w:rPr>
          <w:bCs/>
          <w:color w:val="000000" w:themeColor="text1"/>
        </w:rPr>
        <w:t xml:space="preserve"> for real-time event-driven processing, enabling reactive workflows in clinical decision-making and automated claims handling.</w:t>
      </w:r>
    </w:p>
    <w:p w14:paraId="4F35EC4D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Wrote unit and integration tests using </w:t>
      </w:r>
      <w:r w:rsidRPr="00145A44">
        <w:rPr>
          <w:b/>
          <w:color w:val="000000" w:themeColor="text1"/>
        </w:rPr>
        <w:t>XUnit</w:t>
      </w:r>
      <w:r w:rsidRPr="00145A44">
        <w:rPr>
          <w:bCs/>
          <w:color w:val="000000" w:themeColor="text1"/>
        </w:rPr>
        <w:t xml:space="preserve"> for backend logic and Microservices to validate healthcare rules and reduce production incidents.</w:t>
      </w:r>
    </w:p>
    <w:p w14:paraId="62B72A13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Applied Jest and Cypress for Angular testing, Cucumber for </w:t>
      </w:r>
      <w:r w:rsidRPr="00145A44">
        <w:rPr>
          <w:b/>
          <w:color w:val="000000" w:themeColor="text1"/>
        </w:rPr>
        <w:t>API</w:t>
      </w:r>
      <w:r w:rsidRPr="00145A44">
        <w:rPr>
          <w:bCs/>
          <w:color w:val="000000" w:themeColor="text1"/>
        </w:rPr>
        <w:t xml:space="preserve"> behavior validation, and Playwright for </w:t>
      </w:r>
      <w:r w:rsidRPr="00145A44">
        <w:rPr>
          <w:b/>
          <w:color w:val="000000" w:themeColor="text1"/>
        </w:rPr>
        <w:t>UI automation</w:t>
      </w:r>
      <w:r w:rsidRPr="00145A44">
        <w:rPr>
          <w:bCs/>
          <w:color w:val="000000" w:themeColor="text1"/>
        </w:rPr>
        <w:t>, ensuring reliability under regulatory testing standards.</w:t>
      </w:r>
    </w:p>
    <w:p w14:paraId="27D60E85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Set up automated </w:t>
      </w:r>
      <w:r w:rsidRPr="00145A44">
        <w:rPr>
          <w:b/>
          <w:color w:val="000000" w:themeColor="text1"/>
        </w:rPr>
        <w:t>CI/CD pipelines</w:t>
      </w:r>
      <w:r w:rsidRPr="00145A44">
        <w:rPr>
          <w:bCs/>
          <w:color w:val="000000" w:themeColor="text1"/>
        </w:rPr>
        <w:t xml:space="preserve"> in </w:t>
      </w:r>
      <w:r w:rsidRPr="00145A44">
        <w:rPr>
          <w:b/>
          <w:color w:val="000000" w:themeColor="text1"/>
        </w:rPr>
        <w:t>Azure DevOps</w:t>
      </w:r>
      <w:r w:rsidRPr="00145A44">
        <w:rPr>
          <w:bCs/>
          <w:color w:val="000000" w:themeColor="text1"/>
        </w:rPr>
        <w:t xml:space="preserve"> integrated with </w:t>
      </w:r>
      <w:r w:rsidRPr="00145A44">
        <w:rPr>
          <w:b/>
          <w:color w:val="000000" w:themeColor="text1"/>
        </w:rPr>
        <w:t>GitHub</w:t>
      </w:r>
      <w:r w:rsidRPr="00145A44">
        <w:rPr>
          <w:bCs/>
          <w:color w:val="000000" w:themeColor="text1"/>
        </w:rPr>
        <w:t xml:space="preserve"> Actions, streamlining deployments, testing, and feature releases.</w:t>
      </w:r>
    </w:p>
    <w:p w14:paraId="4A0D1F04" w14:textId="77777777" w:rsidR="00274C18" w:rsidRDefault="00274C18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274C18">
        <w:rPr>
          <w:bCs/>
          <w:color w:val="000000" w:themeColor="text1"/>
        </w:rPr>
        <w:t xml:space="preserve">Built and deployed cloud-native solutions using Azure Functions, Blob Storage, </w:t>
      </w:r>
      <w:r w:rsidRPr="00274C18">
        <w:rPr>
          <w:b/>
          <w:color w:val="000000" w:themeColor="text1"/>
        </w:rPr>
        <w:t>Oracle Database</w:t>
      </w:r>
      <w:r w:rsidRPr="00274C18">
        <w:rPr>
          <w:bCs/>
          <w:color w:val="000000" w:themeColor="text1"/>
        </w:rPr>
        <w:t>, and API Management, achieving high availability and resilience for patient care systems.</w:t>
      </w:r>
    </w:p>
    <w:p w14:paraId="0DCE254F" w14:textId="47455650" w:rsidR="00A01EBA" w:rsidRDefault="00A01EBA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A01EBA">
        <w:rPr>
          <w:color w:val="000000" w:themeColor="text1"/>
        </w:rPr>
        <w:t>Automated claim attachment intake</w:t>
      </w:r>
      <w:r w:rsidRPr="00A01EBA">
        <w:rPr>
          <w:bCs/>
          <w:color w:val="000000" w:themeColor="text1"/>
        </w:rPr>
        <w:t> with </w:t>
      </w:r>
      <w:r w:rsidRPr="00A01EBA">
        <w:rPr>
          <w:b/>
          <w:bCs/>
          <w:color w:val="000000" w:themeColor="text1"/>
        </w:rPr>
        <w:t>Azure Document Intelligence</w:t>
      </w:r>
      <w:r w:rsidRPr="00A01EBA">
        <w:rPr>
          <w:bCs/>
          <w:color w:val="000000" w:themeColor="text1"/>
        </w:rPr>
        <w:t> to extract key fields from images; routed exceptions through event-driven microservices and persisted structured outputs for adjudication </w:t>
      </w:r>
    </w:p>
    <w:p w14:paraId="38BEF595" w14:textId="3E1DEE47" w:rsidR="00A01EBA" w:rsidRDefault="00A01EBA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jc w:val="both"/>
        <w:rPr>
          <w:bCs/>
          <w:color w:val="000000" w:themeColor="text1"/>
        </w:rPr>
      </w:pPr>
      <w:r w:rsidRPr="00A01EBA">
        <w:rPr>
          <w:bCs/>
          <w:color w:val="000000" w:themeColor="text1"/>
        </w:rPr>
        <w:t xml:space="preserve">Implemented </w:t>
      </w:r>
      <w:r w:rsidRPr="00A01EBA">
        <w:rPr>
          <w:b/>
          <w:color w:val="000000" w:themeColor="text1"/>
        </w:rPr>
        <w:t>PHI</w:t>
      </w:r>
      <w:r w:rsidRPr="00A01EBA">
        <w:rPr>
          <w:bCs/>
          <w:color w:val="000000" w:themeColor="text1"/>
        </w:rPr>
        <w:t xml:space="preserve"> detection </w:t>
      </w:r>
      <w:r>
        <w:rPr>
          <w:bCs/>
          <w:color w:val="000000" w:themeColor="text1"/>
        </w:rPr>
        <w:t>and</w:t>
      </w:r>
      <w:r w:rsidRPr="00A01EBA">
        <w:rPr>
          <w:bCs/>
          <w:color w:val="000000" w:themeColor="text1"/>
        </w:rPr>
        <w:t xml:space="preserve"> redaction using </w:t>
      </w:r>
      <w:r w:rsidRPr="00A01EBA">
        <w:rPr>
          <w:b/>
          <w:color w:val="000000" w:themeColor="text1"/>
        </w:rPr>
        <w:t>Azure AI</w:t>
      </w:r>
      <w:r w:rsidRPr="00A01EBA">
        <w:rPr>
          <w:bCs/>
          <w:color w:val="000000" w:themeColor="text1"/>
        </w:rPr>
        <w:t xml:space="preserve"> Language PII before embeddings, ensuring sensitive entities were removed from claim notes used by </w:t>
      </w:r>
      <w:r w:rsidRPr="00A01EBA">
        <w:rPr>
          <w:b/>
          <w:color w:val="000000" w:themeColor="text1"/>
        </w:rPr>
        <w:t>AI</w:t>
      </w:r>
      <w:r w:rsidRPr="00A01EBA">
        <w:rPr>
          <w:bCs/>
          <w:color w:val="000000" w:themeColor="text1"/>
        </w:rPr>
        <w:t>-enabled features.</w:t>
      </w:r>
    </w:p>
    <w:p w14:paraId="6F042A04" w14:textId="649EDB7F" w:rsidR="00A01EBA" w:rsidRDefault="00A01EBA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A01EBA">
        <w:rPr>
          <w:bCs/>
          <w:color w:val="000000" w:themeColor="text1"/>
        </w:rPr>
        <w:t xml:space="preserve">Added </w:t>
      </w:r>
      <w:r w:rsidRPr="00A01EBA">
        <w:rPr>
          <w:b/>
          <w:color w:val="000000" w:themeColor="text1"/>
        </w:rPr>
        <w:t>GenAI</w:t>
      </w:r>
      <w:r w:rsidRPr="00A01EBA">
        <w:rPr>
          <w:bCs/>
          <w:color w:val="000000" w:themeColor="text1"/>
        </w:rPr>
        <w:t> </w:t>
      </w:r>
      <w:r w:rsidRPr="00A01EBA">
        <w:rPr>
          <w:color w:val="000000" w:themeColor="text1"/>
        </w:rPr>
        <w:t>safety</w:t>
      </w:r>
      <w:r w:rsidRPr="00A01EBA">
        <w:rPr>
          <w:b/>
          <w:bCs/>
          <w:color w:val="000000" w:themeColor="text1"/>
        </w:rPr>
        <w:t xml:space="preserve"> </w:t>
      </w:r>
      <w:r w:rsidRPr="00A01EBA">
        <w:rPr>
          <w:color w:val="000000" w:themeColor="text1"/>
        </w:rPr>
        <w:t>guardrails</w:t>
      </w:r>
      <w:r w:rsidRPr="00A01EBA">
        <w:rPr>
          <w:bCs/>
          <w:color w:val="000000" w:themeColor="text1"/>
        </w:rPr>
        <w:t> with </w:t>
      </w:r>
      <w:r w:rsidRPr="00A01EBA">
        <w:rPr>
          <w:b/>
          <w:bCs/>
          <w:color w:val="000000" w:themeColor="text1"/>
        </w:rPr>
        <w:t xml:space="preserve">Azure AI </w:t>
      </w:r>
      <w:r w:rsidRPr="00A01EBA">
        <w:rPr>
          <w:color w:val="000000" w:themeColor="text1"/>
        </w:rPr>
        <w:t>Content</w:t>
      </w:r>
      <w:r w:rsidRPr="00A01EBA">
        <w:rPr>
          <w:b/>
          <w:bCs/>
          <w:color w:val="000000" w:themeColor="text1"/>
        </w:rPr>
        <w:t xml:space="preserve"> </w:t>
      </w:r>
      <w:r w:rsidRPr="00A01EBA">
        <w:rPr>
          <w:color w:val="000000" w:themeColor="text1"/>
        </w:rPr>
        <w:t>Safety</w:t>
      </w:r>
      <w:r w:rsidRPr="00A01EBA">
        <w:rPr>
          <w:bCs/>
          <w:color w:val="000000" w:themeColor="text1"/>
        </w:rPr>
        <w:t> to block prompt injections and unsafe responses; enforced gating at the API layer and improved QA pass rates</w:t>
      </w:r>
      <w:r>
        <w:rPr>
          <w:bCs/>
          <w:color w:val="000000" w:themeColor="text1"/>
        </w:rPr>
        <w:t>.</w:t>
      </w:r>
    </w:p>
    <w:p w14:paraId="3EB8F8B8" w14:textId="63FE4765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Migrated legacy .NET Framework applications to .NET </w:t>
      </w:r>
      <w:r w:rsidR="005763F5">
        <w:rPr>
          <w:bCs/>
          <w:color w:val="000000" w:themeColor="text1"/>
        </w:rPr>
        <w:t>8</w:t>
      </w:r>
      <w:r w:rsidRPr="00145A44">
        <w:rPr>
          <w:bCs/>
          <w:color w:val="000000" w:themeColor="text1"/>
        </w:rPr>
        <w:t xml:space="preserve"> for enhanced performance and cross-platform compatibility.</w:t>
      </w:r>
    </w:p>
    <w:p w14:paraId="612E9A8C" w14:textId="5CC0A173" w:rsidR="00A01EBA" w:rsidRDefault="00A01EBA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A01EBA">
        <w:rPr>
          <w:color w:val="000000" w:themeColor="text1"/>
        </w:rPr>
        <w:t>Operationalized</w:t>
      </w:r>
      <w:r w:rsidRPr="00A01EBA">
        <w:rPr>
          <w:b/>
          <w:bCs/>
          <w:color w:val="000000" w:themeColor="text1"/>
        </w:rPr>
        <w:t xml:space="preserve"> </w:t>
      </w:r>
      <w:r w:rsidRPr="00A01EBA">
        <w:rPr>
          <w:color w:val="000000" w:themeColor="text1"/>
        </w:rPr>
        <w:t>model</w:t>
      </w:r>
      <w:r w:rsidRPr="00A01EBA">
        <w:rPr>
          <w:b/>
          <w:bCs/>
          <w:color w:val="000000" w:themeColor="text1"/>
        </w:rPr>
        <w:t xml:space="preserve"> </w:t>
      </w:r>
      <w:r w:rsidRPr="00A01EBA">
        <w:rPr>
          <w:color w:val="000000" w:themeColor="text1"/>
        </w:rPr>
        <w:t>inference</w:t>
      </w:r>
      <w:r w:rsidRPr="00A01EBA">
        <w:rPr>
          <w:bCs/>
          <w:color w:val="000000" w:themeColor="text1"/>
        </w:rPr>
        <w:t> by deploying to </w:t>
      </w:r>
      <w:r w:rsidRPr="00A01EBA">
        <w:rPr>
          <w:b/>
          <w:bCs/>
          <w:color w:val="000000" w:themeColor="text1"/>
        </w:rPr>
        <w:t xml:space="preserve">Azure Machine Learning </w:t>
      </w:r>
      <w:r w:rsidRPr="00A01EBA">
        <w:rPr>
          <w:color w:val="000000" w:themeColor="text1"/>
        </w:rPr>
        <w:t>managed</w:t>
      </w:r>
      <w:r w:rsidRPr="00A01EBA">
        <w:rPr>
          <w:b/>
          <w:bCs/>
          <w:color w:val="000000" w:themeColor="text1"/>
        </w:rPr>
        <w:t xml:space="preserve"> </w:t>
      </w:r>
      <w:r w:rsidRPr="00A01EBA">
        <w:rPr>
          <w:color w:val="000000" w:themeColor="text1"/>
        </w:rPr>
        <w:t>online</w:t>
      </w:r>
      <w:r w:rsidRPr="00A01EBA">
        <w:rPr>
          <w:b/>
          <w:bCs/>
          <w:color w:val="000000" w:themeColor="text1"/>
        </w:rPr>
        <w:t xml:space="preserve"> </w:t>
      </w:r>
      <w:r w:rsidRPr="00A01EBA">
        <w:rPr>
          <w:color w:val="000000" w:themeColor="text1"/>
        </w:rPr>
        <w:t>endpoints</w:t>
      </w:r>
      <w:r w:rsidRPr="00A01EBA">
        <w:rPr>
          <w:bCs/>
          <w:color w:val="000000" w:themeColor="text1"/>
        </w:rPr>
        <w:t> and consuming predictions from .NET services used </w:t>
      </w:r>
      <w:r w:rsidRPr="00A01EBA">
        <w:rPr>
          <w:b/>
          <w:bCs/>
          <w:color w:val="000000" w:themeColor="text1"/>
        </w:rPr>
        <w:t>ML.NET</w:t>
      </w:r>
      <w:r w:rsidRPr="00A01EBA">
        <w:rPr>
          <w:bCs/>
          <w:color w:val="000000" w:themeColor="text1"/>
        </w:rPr>
        <w:t> utilities for lightweight local scoring/prototyping where appropriate and automated releases via CI/CD.</w:t>
      </w:r>
    </w:p>
    <w:p w14:paraId="12C4FE3E" w14:textId="2A5A4C51" w:rsidR="00971D4F" w:rsidRDefault="00971D4F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jc w:val="both"/>
        <w:rPr>
          <w:bCs/>
          <w:color w:val="000000" w:themeColor="text1"/>
        </w:rPr>
      </w:pPr>
      <w:r w:rsidRPr="00971D4F">
        <w:rPr>
          <w:bCs/>
          <w:color w:val="000000" w:themeColor="text1"/>
        </w:rPr>
        <w:t xml:space="preserve">Leveraged </w:t>
      </w:r>
      <w:r w:rsidRPr="00971D4F">
        <w:rPr>
          <w:b/>
          <w:color w:val="000000" w:themeColor="text1"/>
        </w:rPr>
        <w:t>Power BI</w:t>
      </w:r>
      <w:r w:rsidRPr="00971D4F">
        <w:rPr>
          <w:bCs/>
          <w:color w:val="000000" w:themeColor="text1"/>
        </w:rPr>
        <w:t xml:space="preserve"> to visualize data exposed from .NET Web APIs and Oracle Database, enabling self-service analytics for business users.</w:t>
      </w:r>
    </w:p>
    <w:p w14:paraId="56FCCA5E" w14:textId="5257F0FD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Led the migration of legacy .NET applications to integrate with </w:t>
      </w:r>
      <w:r w:rsidRPr="00145A44">
        <w:rPr>
          <w:b/>
          <w:bCs/>
          <w:color w:val="000000" w:themeColor="text1"/>
        </w:rPr>
        <w:t>Guidewire</w:t>
      </w:r>
      <w:r w:rsidRPr="00145A44">
        <w:rPr>
          <w:bCs/>
          <w:color w:val="000000" w:themeColor="text1"/>
        </w:rPr>
        <w:t xml:space="preserve"> modules, improving claims and policy processing efficiency.</w:t>
      </w:r>
    </w:p>
    <w:p w14:paraId="6D1CB1F3" w14:textId="77777777" w:rsidR="00E00FDE" w:rsidRPr="00650627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Designed real-time data exchange pipelines between </w:t>
      </w:r>
      <w:r w:rsidRPr="00145A44">
        <w:rPr>
          <w:b/>
          <w:bCs/>
          <w:color w:val="000000" w:themeColor="text1"/>
        </w:rPr>
        <w:t>Facets</w:t>
      </w:r>
      <w:r w:rsidRPr="00145A44">
        <w:rPr>
          <w:bCs/>
          <w:color w:val="000000" w:themeColor="text1"/>
        </w:rPr>
        <w:t xml:space="preserve"> and external systems using .NET 6, Web API, </w:t>
      </w:r>
      <w:r w:rsidRPr="00650627">
        <w:rPr>
          <w:b/>
          <w:color w:val="000000" w:themeColor="text1"/>
        </w:rPr>
        <w:t>SSIS</w:t>
      </w:r>
      <w:r w:rsidRPr="00145A44">
        <w:rPr>
          <w:bCs/>
          <w:color w:val="000000" w:themeColor="text1"/>
        </w:rPr>
        <w:t xml:space="preserve">, </w:t>
      </w:r>
    </w:p>
    <w:p w14:paraId="00E3ABCC" w14:textId="77777777" w:rsidR="00E00FDE" w:rsidRPr="00650627" w:rsidRDefault="00E00FDE" w:rsidP="00E00FDE">
      <w:pPr>
        <w:pStyle w:val="ListParagraph"/>
        <w:tabs>
          <w:tab w:val="left" w:pos="567"/>
        </w:tabs>
        <w:spacing w:line="244" w:lineRule="exact"/>
        <w:ind w:left="567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>and Azure Data Factory.</w:t>
      </w:r>
    </w:p>
    <w:p w14:paraId="13002728" w14:textId="2D2CCCB9" w:rsidR="005763F5" w:rsidRPr="005763F5" w:rsidRDefault="00E00FDE" w:rsidP="005763F5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Integrated </w:t>
      </w:r>
      <w:r w:rsidRPr="00650627">
        <w:rPr>
          <w:b/>
          <w:color w:val="000000" w:themeColor="text1"/>
        </w:rPr>
        <w:t>SonarQube</w:t>
      </w:r>
      <w:r w:rsidRPr="00145A44">
        <w:rPr>
          <w:bCs/>
          <w:color w:val="000000" w:themeColor="text1"/>
        </w:rPr>
        <w:t xml:space="preserve"> for code scanning, improving code quality and ensuring alignment with </w:t>
      </w:r>
      <w:r w:rsidRPr="00145A44">
        <w:rPr>
          <w:b/>
          <w:color w:val="000000" w:themeColor="text1"/>
        </w:rPr>
        <w:t>HIPAA, GDPR</w:t>
      </w:r>
      <w:r w:rsidRPr="00145A44">
        <w:rPr>
          <w:bCs/>
          <w:color w:val="000000" w:themeColor="text1"/>
        </w:rPr>
        <w:t xml:space="preserve">, </w:t>
      </w:r>
    </w:p>
    <w:p w14:paraId="3FF4C460" w14:textId="443C4F9E" w:rsidR="00E00FDE" w:rsidRPr="005763F5" w:rsidRDefault="00E00FDE" w:rsidP="005763F5">
      <w:pPr>
        <w:pStyle w:val="ListParagraph"/>
        <w:tabs>
          <w:tab w:val="left" w:pos="567"/>
        </w:tabs>
        <w:spacing w:line="244" w:lineRule="exact"/>
        <w:ind w:left="567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>and internal security best practices.</w:t>
      </w:r>
    </w:p>
    <w:p w14:paraId="53038FB9" w14:textId="77777777" w:rsidR="005763F5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Managed codebase using </w:t>
      </w:r>
      <w:r w:rsidRPr="00145A44">
        <w:rPr>
          <w:b/>
          <w:color w:val="000000" w:themeColor="text1"/>
        </w:rPr>
        <w:t>GitHub</w:t>
      </w:r>
      <w:r w:rsidRPr="00145A44">
        <w:rPr>
          <w:bCs/>
          <w:color w:val="000000" w:themeColor="text1"/>
        </w:rPr>
        <w:t xml:space="preserve">, enforcing </w:t>
      </w:r>
      <w:r w:rsidRPr="00145A44">
        <w:rPr>
          <w:b/>
          <w:color w:val="000000" w:themeColor="text1"/>
        </w:rPr>
        <w:t>PR</w:t>
      </w:r>
      <w:r w:rsidRPr="00145A44">
        <w:rPr>
          <w:bCs/>
          <w:color w:val="000000" w:themeColor="text1"/>
        </w:rPr>
        <w:t xml:space="preserve"> reviews, branching strategies, and trunk-based workflows to </w:t>
      </w:r>
    </w:p>
    <w:p w14:paraId="7E5B27C3" w14:textId="77777777" w:rsidR="005763F5" w:rsidRDefault="005763F5" w:rsidP="005763F5">
      <w:pPr>
        <w:pStyle w:val="ListParagraph"/>
        <w:tabs>
          <w:tab w:val="left" w:pos="567"/>
        </w:tabs>
        <w:spacing w:line="244" w:lineRule="exact"/>
        <w:ind w:left="567"/>
        <w:contextualSpacing w:val="0"/>
        <w:jc w:val="both"/>
        <w:rPr>
          <w:bCs/>
          <w:color w:val="000000" w:themeColor="text1"/>
        </w:rPr>
      </w:pPr>
    </w:p>
    <w:p w14:paraId="2C1E7EBA" w14:textId="4AAD8885" w:rsidR="00E00FDE" w:rsidRPr="00145A44" w:rsidRDefault="00E00FDE" w:rsidP="005763F5">
      <w:pPr>
        <w:pStyle w:val="ListParagraph"/>
        <w:tabs>
          <w:tab w:val="left" w:pos="567"/>
        </w:tabs>
        <w:spacing w:line="244" w:lineRule="exact"/>
        <w:ind w:left="567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lastRenderedPageBreak/>
        <w:t>enable scalable team collaboration.</w:t>
      </w:r>
    </w:p>
    <w:p w14:paraId="28F075F8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Used </w:t>
      </w:r>
      <w:r w:rsidRPr="00145A44">
        <w:rPr>
          <w:b/>
          <w:color w:val="000000" w:themeColor="text1"/>
        </w:rPr>
        <w:t>Visual Studio 2022,</w:t>
      </w:r>
      <w:r w:rsidRPr="00145A44">
        <w:rPr>
          <w:bCs/>
          <w:color w:val="000000" w:themeColor="text1"/>
        </w:rPr>
        <w:t xml:space="preserve"> VS Code, and Azure Data Studio for development, debugging, and database tuning across full-stack healthcare applications.</w:t>
      </w:r>
    </w:p>
    <w:p w14:paraId="5E67FD17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567"/>
        </w:tabs>
        <w:spacing w:line="244" w:lineRule="exact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Used </w:t>
      </w:r>
      <w:r w:rsidRPr="00145A44">
        <w:rPr>
          <w:b/>
          <w:color w:val="000000" w:themeColor="text1"/>
        </w:rPr>
        <w:t xml:space="preserve">JIRA </w:t>
      </w:r>
      <w:r w:rsidRPr="00145A44">
        <w:rPr>
          <w:bCs/>
          <w:color w:val="000000" w:themeColor="text1"/>
        </w:rPr>
        <w:t>to manage user stories, plan sprints, refine product backlog, and collaborate with QA and business teams on healthcare platform delivery.</w:t>
      </w:r>
    </w:p>
    <w:p w14:paraId="5665471A" w14:textId="79C5C8FF" w:rsidR="00E00FDE" w:rsidRPr="00145A44" w:rsidRDefault="00E00FDE" w:rsidP="00E00FDE">
      <w:pPr>
        <w:tabs>
          <w:tab w:val="left" w:pos="874"/>
        </w:tabs>
        <w:spacing w:line="244" w:lineRule="exact"/>
        <w:ind w:left="153"/>
        <w:rPr>
          <w:color w:val="000000" w:themeColor="text1"/>
        </w:rPr>
      </w:pPr>
      <w:r w:rsidRPr="00145A44">
        <w:rPr>
          <w:b/>
          <w:color w:val="000000" w:themeColor="text1"/>
        </w:rPr>
        <w:t>Environment:</w:t>
      </w:r>
      <w:r w:rsidRPr="00145A44">
        <w:rPr>
          <w:b/>
          <w:color w:val="000000" w:themeColor="text1"/>
          <w:spacing w:val="-10"/>
        </w:rPr>
        <w:t xml:space="preserve"> </w:t>
      </w:r>
      <w:r w:rsidRPr="00145A44">
        <w:rPr>
          <w:color w:val="000000" w:themeColor="text1"/>
        </w:rPr>
        <w:t>Angular</w:t>
      </w:r>
      <w:r w:rsidRPr="00145A44">
        <w:rPr>
          <w:color w:val="000000" w:themeColor="text1"/>
          <w:spacing w:val="-10"/>
        </w:rPr>
        <w:t xml:space="preserve"> </w:t>
      </w:r>
      <w:r w:rsidRPr="00145A44">
        <w:rPr>
          <w:color w:val="000000" w:themeColor="text1"/>
        </w:rPr>
        <w:t>18,</w:t>
      </w:r>
      <w:r w:rsidRPr="00145A44">
        <w:rPr>
          <w:color w:val="000000" w:themeColor="text1"/>
          <w:spacing w:val="-10"/>
        </w:rPr>
        <w:t xml:space="preserve"> </w:t>
      </w:r>
      <w:r w:rsidRPr="00145A44">
        <w:rPr>
          <w:color w:val="000000" w:themeColor="text1"/>
        </w:rPr>
        <w:t>.NET</w:t>
      </w:r>
      <w:r w:rsidRPr="00145A44">
        <w:rPr>
          <w:color w:val="000000" w:themeColor="text1"/>
          <w:spacing w:val="-11"/>
        </w:rPr>
        <w:t xml:space="preserve"> </w:t>
      </w:r>
      <w:r w:rsidRPr="00145A44">
        <w:rPr>
          <w:color w:val="000000" w:themeColor="text1"/>
        </w:rPr>
        <w:t>8,</w:t>
      </w:r>
      <w:r w:rsidRPr="00145A44">
        <w:rPr>
          <w:color w:val="000000" w:themeColor="text1"/>
          <w:spacing w:val="-10"/>
        </w:rPr>
        <w:t xml:space="preserve"> </w:t>
      </w:r>
      <w:r w:rsidRPr="00145A44">
        <w:rPr>
          <w:color w:val="000000" w:themeColor="text1"/>
        </w:rPr>
        <w:t>ASP.NET</w:t>
      </w:r>
      <w:r w:rsidRPr="00145A44">
        <w:rPr>
          <w:color w:val="000000" w:themeColor="text1"/>
          <w:spacing w:val="-11"/>
        </w:rPr>
        <w:t xml:space="preserve"> </w:t>
      </w:r>
      <w:r w:rsidRPr="00145A44">
        <w:rPr>
          <w:color w:val="000000" w:themeColor="text1"/>
        </w:rPr>
        <w:t>Core,</w:t>
      </w:r>
      <w:r w:rsidRPr="00145A44">
        <w:rPr>
          <w:color w:val="000000" w:themeColor="text1"/>
          <w:spacing w:val="-10"/>
        </w:rPr>
        <w:t xml:space="preserve"> </w:t>
      </w:r>
      <w:r w:rsidRPr="00145A44">
        <w:rPr>
          <w:color w:val="000000" w:themeColor="text1"/>
        </w:rPr>
        <w:t>FHIR,</w:t>
      </w:r>
      <w:r w:rsidRPr="00145A44">
        <w:rPr>
          <w:color w:val="000000" w:themeColor="text1"/>
          <w:spacing w:val="-10"/>
        </w:rPr>
        <w:t xml:space="preserve"> </w:t>
      </w:r>
      <w:r w:rsidRPr="00145A44">
        <w:rPr>
          <w:color w:val="000000" w:themeColor="text1"/>
        </w:rPr>
        <w:t>HL7,</w:t>
      </w:r>
      <w:r w:rsidRPr="00145A44">
        <w:rPr>
          <w:color w:val="000000" w:themeColor="text1"/>
          <w:spacing w:val="-10"/>
        </w:rPr>
        <w:t xml:space="preserve"> </w:t>
      </w:r>
      <w:r w:rsidRPr="00145A44">
        <w:rPr>
          <w:color w:val="000000" w:themeColor="text1"/>
        </w:rPr>
        <w:t>OAuth</w:t>
      </w:r>
      <w:r w:rsidRPr="00145A44">
        <w:rPr>
          <w:color w:val="000000" w:themeColor="text1"/>
          <w:spacing w:val="-11"/>
        </w:rPr>
        <w:t xml:space="preserve"> </w:t>
      </w:r>
      <w:r w:rsidRPr="00145A44">
        <w:rPr>
          <w:color w:val="000000" w:themeColor="text1"/>
        </w:rPr>
        <w:t>2.0,</w:t>
      </w:r>
      <w:r w:rsidRPr="00145A44">
        <w:rPr>
          <w:color w:val="000000" w:themeColor="text1"/>
          <w:spacing w:val="-10"/>
        </w:rPr>
        <w:t xml:space="preserve"> </w:t>
      </w:r>
      <w:r w:rsidR="00FB09F8" w:rsidRPr="00FB09F8">
        <w:rPr>
          <w:color w:val="000000" w:themeColor="text1"/>
        </w:rPr>
        <w:t>Oracle Database</w:t>
      </w:r>
      <w:r w:rsidRPr="00145A44">
        <w:rPr>
          <w:color w:val="000000" w:themeColor="text1"/>
          <w:spacing w:val="-10"/>
        </w:rPr>
        <w:t>, Power BI, Power Apps, Azure</w:t>
      </w:r>
      <w:r w:rsidRPr="00145A44">
        <w:rPr>
          <w:color w:val="000000" w:themeColor="text1"/>
        </w:rPr>
        <w:t>, Azure DevOps, Azure Monitor, HIPAA, GDPR, RESTful APIs, NUnit.</w:t>
      </w:r>
    </w:p>
    <w:p w14:paraId="066591EE" w14:textId="77777777" w:rsidR="00E00FDE" w:rsidRPr="00145A44" w:rsidRDefault="00E00FDE" w:rsidP="00E00FDE">
      <w:pPr>
        <w:tabs>
          <w:tab w:val="left" w:pos="8075"/>
        </w:tabs>
        <w:spacing w:before="228"/>
        <w:ind w:left="153" w:right="4"/>
        <w:jc w:val="both"/>
        <w:rPr>
          <w:b/>
          <w:color w:val="000000" w:themeColor="text1"/>
          <w:spacing w:val="-13"/>
        </w:rPr>
      </w:pPr>
      <w:r w:rsidRPr="00145A44">
        <w:rPr>
          <w:b/>
          <w:color w:val="000000" w:themeColor="text1"/>
        </w:rPr>
        <w:t>Client: Fannie Mae, Reston, VA                                                                                        Mar 2021- May 2023                                             .NET Full Stack developer</w:t>
      </w:r>
    </w:p>
    <w:p w14:paraId="019C1701" w14:textId="77777777" w:rsidR="00E00FDE" w:rsidRPr="00145A44" w:rsidRDefault="00E00FDE" w:rsidP="00E00FDE">
      <w:pPr>
        <w:spacing w:line="229" w:lineRule="exact"/>
        <w:ind w:left="153" w:right="4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  <w:spacing w:val="-2"/>
        </w:rPr>
        <w:t>Responsibilities:</w:t>
      </w:r>
    </w:p>
    <w:p w14:paraId="5C2B3609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Led full </w:t>
      </w:r>
      <w:r w:rsidRPr="00145A44">
        <w:rPr>
          <w:b/>
          <w:bCs/>
          <w:color w:val="000000" w:themeColor="text1"/>
        </w:rPr>
        <w:t>Software Development Life Cycle (SDLC)</w:t>
      </w:r>
      <w:r w:rsidRPr="00145A44">
        <w:rPr>
          <w:color w:val="000000" w:themeColor="text1"/>
        </w:rPr>
        <w:t xml:space="preserve"> phases for mortgage processing systems, ensuring consistent delivery of high-quality, scalable applications.</w:t>
      </w:r>
    </w:p>
    <w:p w14:paraId="00C4EBB7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Participated in </w:t>
      </w:r>
      <w:r w:rsidRPr="00145A44">
        <w:rPr>
          <w:b/>
          <w:bCs/>
          <w:color w:val="000000" w:themeColor="text1"/>
        </w:rPr>
        <w:t>Agile</w:t>
      </w:r>
      <w:r w:rsidRPr="00145A44">
        <w:rPr>
          <w:color w:val="000000" w:themeColor="text1"/>
        </w:rPr>
        <w:t xml:space="preserve"> ceremonies including </w:t>
      </w:r>
      <w:r w:rsidRPr="00145A44">
        <w:rPr>
          <w:b/>
          <w:bCs/>
          <w:color w:val="000000" w:themeColor="text1"/>
        </w:rPr>
        <w:t>Sprint Planning</w:t>
      </w:r>
      <w:r w:rsidRPr="00145A44">
        <w:rPr>
          <w:color w:val="000000" w:themeColor="text1"/>
        </w:rPr>
        <w:t xml:space="preserve">, </w:t>
      </w:r>
      <w:r w:rsidRPr="00145A44">
        <w:rPr>
          <w:b/>
          <w:bCs/>
          <w:color w:val="000000" w:themeColor="text1"/>
        </w:rPr>
        <w:t>Daily Standups</w:t>
      </w:r>
      <w:r w:rsidRPr="00145A44">
        <w:rPr>
          <w:color w:val="000000" w:themeColor="text1"/>
        </w:rPr>
        <w:t xml:space="preserve">, </w:t>
      </w:r>
      <w:r w:rsidRPr="00145A44">
        <w:rPr>
          <w:b/>
          <w:bCs/>
          <w:color w:val="000000" w:themeColor="text1"/>
        </w:rPr>
        <w:t>Retrospectives</w:t>
      </w:r>
      <w:r w:rsidRPr="00145A44">
        <w:rPr>
          <w:color w:val="000000" w:themeColor="text1"/>
        </w:rPr>
        <w:t xml:space="preserve">, and </w:t>
      </w:r>
      <w:r w:rsidRPr="00145A44">
        <w:rPr>
          <w:b/>
          <w:bCs/>
          <w:color w:val="000000" w:themeColor="text1"/>
        </w:rPr>
        <w:t>PI Planning</w:t>
      </w:r>
      <w:r w:rsidRPr="00145A44">
        <w:rPr>
          <w:color w:val="000000" w:themeColor="text1"/>
        </w:rPr>
        <w:t xml:space="preserve"> </w:t>
      </w:r>
    </w:p>
    <w:p w14:paraId="1D936E66" w14:textId="77777777" w:rsidR="00E00FDE" w:rsidRPr="00145A44" w:rsidRDefault="00E00FDE" w:rsidP="00E00FD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while collaborating with </w:t>
      </w:r>
      <w:r w:rsidRPr="003C22AC">
        <w:rPr>
          <w:color w:val="000000" w:themeColor="text1"/>
        </w:rPr>
        <w:t>Product Owners</w:t>
      </w:r>
      <w:r w:rsidRPr="00145A44">
        <w:rPr>
          <w:color w:val="000000" w:themeColor="text1"/>
        </w:rPr>
        <w:t xml:space="preserve"> and </w:t>
      </w:r>
      <w:r w:rsidRPr="003C22AC">
        <w:rPr>
          <w:color w:val="000000" w:themeColor="text1"/>
        </w:rPr>
        <w:t>cross-functional teams</w:t>
      </w:r>
      <w:r w:rsidRPr="00145A44">
        <w:rPr>
          <w:color w:val="000000" w:themeColor="text1"/>
        </w:rPr>
        <w:t>.</w:t>
      </w:r>
    </w:p>
    <w:p w14:paraId="3BFF0B42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975C17">
        <w:rPr>
          <w:color w:val="000000" w:themeColor="text1"/>
        </w:rPr>
        <w:t>Architected serverless Microservices using</w:t>
      </w:r>
      <w:r w:rsidRPr="00975C17">
        <w:rPr>
          <w:b/>
          <w:bCs/>
          <w:color w:val="000000" w:themeColor="text1"/>
        </w:rPr>
        <w:t xml:space="preserve"> .NET 6, ASP.NET Core, </w:t>
      </w:r>
      <w:r w:rsidRPr="00975C17">
        <w:rPr>
          <w:color w:val="000000" w:themeColor="text1"/>
        </w:rPr>
        <w:t>and</w:t>
      </w:r>
      <w:r w:rsidRPr="00975C17">
        <w:rPr>
          <w:b/>
          <w:bCs/>
          <w:color w:val="000000" w:themeColor="text1"/>
        </w:rPr>
        <w:t xml:space="preserve"> AWS Lambda</w:t>
      </w:r>
      <w:r w:rsidRPr="00145A44">
        <w:rPr>
          <w:color w:val="000000" w:themeColor="text1"/>
        </w:rPr>
        <w:t xml:space="preserve">, applying </w:t>
      </w:r>
      <w:r w:rsidRPr="00145A44">
        <w:rPr>
          <w:b/>
          <w:bCs/>
          <w:color w:val="000000" w:themeColor="text1"/>
        </w:rPr>
        <w:t>Domain-</w:t>
      </w:r>
    </w:p>
    <w:p w14:paraId="425FBDE7" w14:textId="77777777" w:rsidR="00E00FDE" w:rsidRPr="00145A44" w:rsidRDefault="00E00FDE" w:rsidP="00E00FD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  <w:r w:rsidRPr="00145A44">
        <w:rPr>
          <w:b/>
          <w:bCs/>
          <w:color w:val="000000" w:themeColor="text1"/>
        </w:rPr>
        <w:t>Driven Design (DDD)</w:t>
      </w:r>
      <w:r w:rsidRPr="00145A44">
        <w:rPr>
          <w:color w:val="000000" w:themeColor="text1"/>
        </w:rPr>
        <w:t xml:space="preserve"> and modular service patterns.</w:t>
      </w:r>
    </w:p>
    <w:p w14:paraId="6E051DAF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Built responsive, reusable </w:t>
      </w:r>
      <w:r w:rsidRPr="00145A44">
        <w:rPr>
          <w:b/>
          <w:bCs/>
          <w:color w:val="000000" w:themeColor="text1"/>
        </w:rPr>
        <w:t>UI components</w:t>
      </w:r>
      <w:r w:rsidRPr="00145A44">
        <w:rPr>
          <w:color w:val="000000" w:themeColor="text1"/>
        </w:rPr>
        <w:t xml:space="preserve"> using </w:t>
      </w:r>
      <w:r w:rsidRPr="00145A44">
        <w:rPr>
          <w:b/>
          <w:bCs/>
          <w:color w:val="000000" w:themeColor="text1"/>
        </w:rPr>
        <w:t>Angular 14</w:t>
      </w:r>
      <w:r w:rsidRPr="00145A44">
        <w:rPr>
          <w:color w:val="000000" w:themeColor="text1"/>
        </w:rPr>
        <w:t xml:space="preserve">, </w:t>
      </w:r>
      <w:r w:rsidRPr="00145A44">
        <w:rPr>
          <w:b/>
          <w:bCs/>
          <w:color w:val="000000" w:themeColor="text1"/>
        </w:rPr>
        <w:t>TypeScript 4.x</w:t>
      </w:r>
      <w:r w:rsidRPr="00145A44">
        <w:rPr>
          <w:color w:val="000000" w:themeColor="text1"/>
        </w:rPr>
        <w:t xml:space="preserve">, </w:t>
      </w:r>
      <w:r w:rsidRPr="00145A44">
        <w:rPr>
          <w:b/>
          <w:bCs/>
          <w:color w:val="000000" w:themeColor="text1"/>
        </w:rPr>
        <w:t>Bootstrap 4</w:t>
      </w:r>
      <w:r w:rsidRPr="00145A44">
        <w:rPr>
          <w:color w:val="000000" w:themeColor="text1"/>
        </w:rPr>
        <w:t xml:space="preserve">, </w:t>
      </w:r>
      <w:r w:rsidRPr="00145A44">
        <w:rPr>
          <w:b/>
          <w:bCs/>
          <w:color w:val="000000" w:themeColor="text1"/>
        </w:rPr>
        <w:t>Kendo UI</w:t>
      </w:r>
      <w:r w:rsidRPr="00145A44">
        <w:rPr>
          <w:color w:val="000000" w:themeColor="text1"/>
        </w:rPr>
        <w:t>, and</w:t>
      </w:r>
    </w:p>
    <w:p w14:paraId="5550A973" w14:textId="77777777" w:rsidR="00E00FDE" w:rsidRPr="00145A44" w:rsidRDefault="00E00FDE" w:rsidP="00E00FD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  <w:r w:rsidRPr="00145A44">
        <w:rPr>
          <w:b/>
          <w:bCs/>
          <w:color w:val="000000" w:themeColor="text1"/>
        </w:rPr>
        <w:t>Blazor</w:t>
      </w:r>
      <w:r w:rsidRPr="00145A44">
        <w:rPr>
          <w:color w:val="000000" w:themeColor="text1"/>
        </w:rPr>
        <w:t xml:space="preserve">; maintained </w:t>
      </w:r>
      <w:r w:rsidRPr="00145A44">
        <w:rPr>
          <w:b/>
          <w:bCs/>
          <w:color w:val="000000" w:themeColor="text1"/>
        </w:rPr>
        <w:t>Sitecore CMS</w:t>
      </w:r>
      <w:r w:rsidRPr="00145A44">
        <w:rPr>
          <w:color w:val="000000" w:themeColor="text1"/>
        </w:rPr>
        <w:t xml:space="preserve"> for dynamic content delivery.</w:t>
      </w:r>
    </w:p>
    <w:p w14:paraId="128189C1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Designed </w:t>
      </w:r>
      <w:r w:rsidRPr="00145A44">
        <w:rPr>
          <w:b/>
          <w:bCs/>
          <w:color w:val="000000" w:themeColor="text1"/>
        </w:rPr>
        <w:t>JSON-based REST APIs</w:t>
      </w:r>
      <w:r w:rsidRPr="00145A44">
        <w:rPr>
          <w:color w:val="000000" w:themeColor="text1"/>
        </w:rPr>
        <w:t xml:space="preserve"> to support dynamic client-server communication across </w:t>
      </w:r>
      <w:r w:rsidRPr="00145A44">
        <w:rPr>
          <w:b/>
          <w:bCs/>
          <w:color w:val="000000" w:themeColor="text1"/>
        </w:rPr>
        <w:t>Angular</w:t>
      </w:r>
      <w:r w:rsidRPr="00145A44">
        <w:rPr>
          <w:color w:val="000000" w:themeColor="text1"/>
        </w:rPr>
        <w:t xml:space="preserve"> and </w:t>
      </w:r>
    </w:p>
    <w:p w14:paraId="0E8E76F3" w14:textId="77777777" w:rsidR="00E00FDE" w:rsidRPr="00145A44" w:rsidRDefault="00E00FDE" w:rsidP="00E00FD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  <w:r w:rsidRPr="00145A44">
        <w:rPr>
          <w:b/>
          <w:bCs/>
          <w:color w:val="000000" w:themeColor="text1"/>
        </w:rPr>
        <w:t>Blazor</w:t>
      </w:r>
      <w:r w:rsidRPr="00145A44">
        <w:rPr>
          <w:color w:val="000000" w:themeColor="text1"/>
        </w:rPr>
        <w:t xml:space="preserve"> components.</w:t>
      </w:r>
    </w:p>
    <w:p w14:paraId="0A7606D9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Enhanced UI responsiveness using </w:t>
      </w:r>
      <w:r w:rsidRPr="00145A44">
        <w:rPr>
          <w:b/>
          <w:bCs/>
          <w:color w:val="000000" w:themeColor="text1"/>
        </w:rPr>
        <w:t>AJAX</w:t>
      </w:r>
      <w:r w:rsidRPr="00145A44">
        <w:rPr>
          <w:color w:val="000000" w:themeColor="text1"/>
        </w:rPr>
        <w:t xml:space="preserve"> and </w:t>
      </w:r>
      <w:r w:rsidRPr="00145A44">
        <w:rPr>
          <w:b/>
          <w:bCs/>
          <w:color w:val="000000" w:themeColor="text1"/>
        </w:rPr>
        <w:t>jQuery</w:t>
      </w:r>
      <w:r w:rsidRPr="00145A44">
        <w:rPr>
          <w:color w:val="000000" w:themeColor="text1"/>
        </w:rPr>
        <w:t xml:space="preserve"> for partial page updates and smoother form validation in </w:t>
      </w:r>
    </w:p>
    <w:p w14:paraId="6CF159A4" w14:textId="77777777" w:rsidR="00E00FDE" w:rsidRPr="00145A44" w:rsidRDefault="00E00FDE" w:rsidP="00E00FD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  <w:r w:rsidRPr="00145A44">
        <w:rPr>
          <w:color w:val="000000" w:themeColor="text1"/>
        </w:rPr>
        <w:t>legacy modules.</w:t>
      </w:r>
    </w:p>
    <w:p w14:paraId="0208EC3B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Built scalable Microservices using </w:t>
      </w:r>
      <w:r w:rsidRPr="00145A44">
        <w:rPr>
          <w:rStyle w:val="Strong"/>
          <w:rFonts w:eastAsiaTheme="majorEastAsia"/>
          <w:color w:val="000000" w:themeColor="text1"/>
        </w:rPr>
        <w:t>ASP.NET Core</w:t>
      </w:r>
      <w:r w:rsidRPr="00145A44">
        <w:rPr>
          <w:color w:val="000000" w:themeColor="text1"/>
        </w:rPr>
        <w:t xml:space="preserve"> and </w:t>
      </w:r>
      <w:r w:rsidRPr="00145A44">
        <w:rPr>
          <w:rStyle w:val="Strong"/>
          <w:rFonts w:eastAsiaTheme="majorEastAsia"/>
          <w:color w:val="000000" w:themeColor="text1"/>
        </w:rPr>
        <w:t>Entity Framework Core</w:t>
      </w:r>
      <w:r w:rsidRPr="00145A44">
        <w:rPr>
          <w:color w:val="000000" w:themeColor="text1"/>
        </w:rPr>
        <w:t xml:space="preserve"> with </w:t>
      </w:r>
      <w:r w:rsidRPr="00145A44">
        <w:rPr>
          <w:rStyle w:val="Strong"/>
          <w:rFonts w:eastAsiaTheme="majorEastAsia"/>
          <w:color w:val="000000" w:themeColor="text1"/>
        </w:rPr>
        <w:t>SQL Server</w:t>
      </w:r>
      <w:r w:rsidRPr="00145A44">
        <w:rPr>
          <w:color w:val="000000" w:themeColor="text1"/>
        </w:rPr>
        <w:t xml:space="preserve"> for reliable </w:t>
      </w:r>
    </w:p>
    <w:p w14:paraId="2B5B4C75" w14:textId="77777777" w:rsidR="00E00FDE" w:rsidRPr="00145A44" w:rsidRDefault="00E00FDE" w:rsidP="00E00FD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relational data storage; enabled efficient inter-service communication with </w:t>
      </w:r>
      <w:r w:rsidRPr="00145A44">
        <w:rPr>
          <w:rStyle w:val="Strong"/>
          <w:rFonts w:eastAsiaTheme="majorEastAsia"/>
          <w:color w:val="000000" w:themeColor="text1"/>
        </w:rPr>
        <w:t>gRPC</w:t>
      </w:r>
      <w:r w:rsidRPr="00145A44">
        <w:rPr>
          <w:color w:val="000000" w:themeColor="text1"/>
        </w:rPr>
        <w:t>.</w:t>
      </w:r>
    </w:p>
    <w:p w14:paraId="6890E0BF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Modernized legacy services by implementing </w:t>
      </w:r>
      <w:r w:rsidRPr="00145A44">
        <w:rPr>
          <w:b/>
          <w:bCs/>
          <w:color w:val="000000" w:themeColor="text1"/>
        </w:rPr>
        <w:t>JSON</w:t>
      </w:r>
      <w:r w:rsidRPr="00145A44">
        <w:rPr>
          <w:color w:val="000000" w:themeColor="text1"/>
        </w:rPr>
        <w:t xml:space="preserve">-based </w:t>
      </w:r>
      <w:r w:rsidRPr="00145A44">
        <w:rPr>
          <w:b/>
          <w:bCs/>
          <w:color w:val="000000" w:themeColor="text1"/>
        </w:rPr>
        <w:t>REST API</w:t>
      </w:r>
      <w:r w:rsidRPr="00145A44">
        <w:rPr>
          <w:color w:val="000000" w:themeColor="text1"/>
        </w:rPr>
        <w:t xml:space="preserve">s and optimizing data workflows for </w:t>
      </w:r>
    </w:p>
    <w:p w14:paraId="190AF1BB" w14:textId="77777777" w:rsidR="00E00FDE" w:rsidRDefault="00E00FDE" w:rsidP="00E00FD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  <w:r w:rsidRPr="00145A44">
        <w:rPr>
          <w:color w:val="000000" w:themeColor="text1"/>
        </w:rPr>
        <w:t>better performance and seamless system integration.</w:t>
      </w:r>
      <w:r>
        <w:rPr>
          <w:color w:val="000000" w:themeColor="text1"/>
        </w:rPr>
        <w:t xml:space="preserve"> </w:t>
      </w:r>
    </w:p>
    <w:p w14:paraId="53E84D74" w14:textId="77777777" w:rsidR="00E00FDE" w:rsidRPr="003C22AC" w:rsidRDefault="00E00FDE" w:rsidP="00E00FDE">
      <w:pPr>
        <w:pStyle w:val="ListParagraph"/>
        <w:widowControl/>
        <w:numPr>
          <w:ilvl w:val="0"/>
          <w:numId w:val="6"/>
        </w:numPr>
        <w:autoSpaceDE/>
        <w:autoSpaceDN/>
        <w:ind w:right="-137"/>
        <w:jc w:val="both"/>
        <w:rPr>
          <w:color w:val="000000" w:themeColor="text1"/>
        </w:rPr>
      </w:pPr>
      <w:r w:rsidRPr="003C22AC">
        <w:rPr>
          <w:color w:val="000000" w:themeColor="text1"/>
        </w:rPr>
        <w:t xml:space="preserve">Maintained and modernized legacy </w:t>
      </w:r>
      <w:r w:rsidRPr="003C22AC">
        <w:rPr>
          <w:b/>
          <w:bCs/>
          <w:color w:val="000000" w:themeColor="text1"/>
        </w:rPr>
        <w:t>jQuery-based</w:t>
      </w:r>
      <w:r w:rsidRPr="003C22AC">
        <w:rPr>
          <w:color w:val="000000" w:themeColor="text1"/>
        </w:rPr>
        <w:t xml:space="preserve"> UI components, gradually migrating them to </w:t>
      </w:r>
      <w:r w:rsidRPr="003C22AC">
        <w:rPr>
          <w:b/>
          <w:bCs/>
          <w:color w:val="000000" w:themeColor="text1"/>
        </w:rPr>
        <w:t>Angular 14</w:t>
      </w:r>
      <w:r w:rsidRPr="003C22AC">
        <w:rPr>
          <w:color w:val="000000" w:themeColor="text1"/>
        </w:rPr>
        <w:t xml:space="preserve"> while supporting hybrid module coexistence.</w:t>
      </w:r>
    </w:p>
    <w:p w14:paraId="11F02FAA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Optimized </w:t>
      </w:r>
      <w:r w:rsidRPr="00145A44">
        <w:rPr>
          <w:rStyle w:val="Strong"/>
          <w:rFonts w:eastAsiaTheme="majorEastAsia"/>
          <w:color w:val="000000" w:themeColor="text1"/>
        </w:rPr>
        <w:t>SQL Server 2019</w:t>
      </w:r>
      <w:r w:rsidRPr="00145A44">
        <w:rPr>
          <w:color w:val="000000" w:themeColor="text1"/>
        </w:rPr>
        <w:t xml:space="preserve"> procedures with </w:t>
      </w:r>
      <w:r w:rsidRPr="00145A44">
        <w:rPr>
          <w:rStyle w:val="Strong"/>
          <w:rFonts w:eastAsiaTheme="majorEastAsia"/>
          <w:color w:val="000000" w:themeColor="text1"/>
        </w:rPr>
        <w:t>T-SQL</w:t>
      </w:r>
      <w:r w:rsidRPr="00145A44">
        <w:rPr>
          <w:color w:val="000000" w:themeColor="text1"/>
        </w:rPr>
        <w:t xml:space="preserve"> and </w:t>
      </w:r>
      <w:r w:rsidRPr="00145A44">
        <w:rPr>
          <w:rStyle w:val="Strong"/>
          <w:rFonts w:eastAsiaTheme="majorEastAsia"/>
          <w:color w:val="000000" w:themeColor="text1"/>
        </w:rPr>
        <w:t>LINQ</w:t>
      </w:r>
      <w:r w:rsidRPr="00145A44">
        <w:rPr>
          <w:color w:val="000000" w:themeColor="text1"/>
        </w:rPr>
        <w:t xml:space="preserve">; leveraged </w:t>
      </w:r>
      <w:r w:rsidRPr="00145A44">
        <w:rPr>
          <w:rStyle w:val="Strong"/>
          <w:rFonts w:eastAsiaTheme="majorEastAsia"/>
          <w:color w:val="000000" w:themeColor="text1"/>
        </w:rPr>
        <w:t>PostgreSQL</w:t>
      </w:r>
      <w:r w:rsidRPr="00145A44">
        <w:rPr>
          <w:color w:val="000000" w:themeColor="text1"/>
        </w:rPr>
        <w:t xml:space="preserve"> for tenant-isolated </w:t>
      </w:r>
    </w:p>
    <w:p w14:paraId="46613C0A" w14:textId="77777777" w:rsidR="00E00FDE" w:rsidRPr="00145A44" w:rsidRDefault="00E00FDE" w:rsidP="00E00FD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  <w:r w:rsidRPr="00145A44">
        <w:rPr>
          <w:color w:val="000000" w:themeColor="text1"/>
        </w:rPr>
        <w:t>analytics and reporting needs.</w:t>
      </w:r>
    </w:p>
    <w:p w14:paraId="1B4916B7" w14:textId="77777777" w:rsidR="00E00FDE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EB20D9">
        <w:rPr>
          <w:color w:val="000000" w:themeColor="text1"/>
        </w:rPr>
        <w:t xml:space="preserve">Led cloud migration to </w:t>
      </w:r>
      <w:r w:rsidRPr="00EB20D9">
        <w:rPr>
          <w:b/>
          <w:bCs/>
          <w:color w:val="000000" w:themeColor="text1"/>
        </w:rPr>
        <w:t>AWS</w:t>
      </w:r>
      <w:r w:rsidRPr="00EB20D9">
        <w:rPr>
          <w:color w:val="000000" w:themeColor="text1"/>
        </w:rPr>
        <w:t xml:space="preserve">, utilizing </w:t>
      </w:r>
      <w:r w:rsidRPr="00EB20D9">
        <w:rPr>
          <w:b/>
          <w:bCs/>
          <w:color w:val="000000" w:themeColor="text1"/>
        </w:rPr>
        <w:t>Amazon RDS (SQL Server)</w:t>
      </w:r>
      <w:r w:rsidRPr="00EB20D9">
        <w:rPr>
          <w:color w:val="000000" w:themeColor="text1"/>
        </w:rPr>
        <w:t xml:space="preserve"> and </w:t>
      </w:r>
      <w:r w:rsidRPr="00EB20D9">
        <w:rPr>
          <w:b/>
          <w:bCs/>
          <w:color w:val="000000" w:themeColor="text1"/>
        </w:rPr>
        <w:t>Amazon DynamoDB</w:t>
      </w:r>
      <w:r w:rsidRPr="00EB20D9">
        <w:rPr>
          <w:color w:val="000000" w:themeColor="text1"/>
        </w:rPr>
        <w:t xml:space="preserve"> for distributed storage</w:t>
      </w:r>
      <w:r w:rsidRPr="00145A44">
        <w:rPr>
          <w:color w:val="000000" w:themeColor="text1"/>
        </w:rPr>
        <w:t xml:space="preserve">; </w:t>
      </w:r>
      <w:r>
        <w:rPr>
          <w:color w:val="000000" w:themeColor="text1"/>
        </w:rPr>
        <w:t>a</w:t>
      </w:r>
      <w:r w:rsidRPr="00EB20D9">
        <w:rPr>
          <w:color w:val="000000" w:themeColor="text1"/>
        </w:rPr>
        <w:t xml:space="preserve">utomated deployments using Terraform, </w:t>
      </w:r>
      <w:r w:rsidRPr="00EB20D9">
        <w:rPr>
          <w:b/>
          <w:bCs/>
          <w:color w:val="000000" w:themeColor="text1"/>
        </w:rPr>
        <w:t>AWS CloudFormation</w:t>
      </w:r>
      <w:r w:rsidRPr="00EB20D9">
        <w:rPr>
          <w:color w:val="000000" w:themeColor="text1"/>
        </w:rPr>
        <w:t>, and Ansible.</w:t>
      </w:r>
    </w:p>
    <w:p w14:paraId="5DF91E1B" w14:textId="77777777" w:rsidR="00E00FDE" w:rsidRPr="00EB20D9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EB20D9">
        <w:rPr>
          <w:color w:val="000000" w:themeColor="text1"/>
        </w:rPr>
        <w:t xml:space="preserve">Implemented cloud security using </w:t>
      </w:r>
      <w:r w:rsidRPr="00EB20D9">
        <w:rPr>
          <w:b/>
          <w:bCs/>
          <w:color w:val="000000" w:themeColor="text1"/>
        </w:rPr>
        <w:t>AWS Secrets Manager</w:t>
      </w:r>
      <w:r w:rsidRPr="00EB20D9">
        <w:rPr>
          <w:color w:val="000000" w:themeColor="text1"/>
        </w:rPr>
        <w:t xml:space="preserve"> and </w:t>
      </w:r>
      <w:r w:rsidRPr="00EB20D9">
        <w:rPr>
          <w:b/>
          <w:bCs/>
          <w:color w:val="000000" w:themeColor="text1"/>
        </w:rPr>
        <w:t>AWS KMS</w:t>
      </w:r>
      <w:r w:rsidRPr="00EB20D9">
        <w:rPr>
          <w:color w:val="000000" w:themeColor="text1"/>
        </w:rPr>
        <w:t xml:space="preserve">, TLS encryption, and secure API policies with </w:t>
      </w:r>
      <w:r w:rsidRPr="00EB20D9">
        <w:rPr>
          <w:b/>
          <w:bCs/>
          <w:color w:val="000000" w:themeColor="text1"/>
        </w:rPr>
        <w:t xml:space="preserve">Amazon API Gateway </w:t>
      </w:r>
      <w:r w:rsidRPr="00EB20D9">
        <w:rPr>
          <w:color w:val="000000" w:themeColor="text1"/>
        </w:rPr>
        <w:t xml:space="preserve">for </w:t>
      </w:r>
      <w:r w:rsidRPr="00EB20D9">
        <w:rPr>
          <w:bCs/>
          <w:color w:val="000000" w:themeColor="text1"/>
        </w:rPr>
        <w:t>financial-aligned</w:t>
      </w:r>
      <w:r w:rsidRPr="00EB20D9">
        <w:rPr>
          <w:color w:val="000000" w:themeColor="text1"/>
        </w:rPr>
        <w:t xml:space="preserve"> systems.</w:t>
      </w:r>
    </w:p>
    <w:p w14:paraId="3904D16B" w14:textId="77777777" w:rsidR="00E00FDE" w:rsidRPr="00145A44" w:rsidRDefault="00E00FDE" w:rsidP="00E00FDE">
      <w:pPr>
        <w:pStyle w:val="ListParagraph"/>
        <w:widowControl/>
        <w:numPr>
          <w:ilvl w:val="0"/>
          <w:numId w:val="5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>Led the full lifecycle integration of an AI-powered fraud detection system into an existing financial platform, utilizing ML.NET for model inference and C#/.NET Core for real-time API development, resulting in a 15% reduction in fraudulent transactions.</w:t>
      </w:r>
    </w:p>
    <w:p w14:paraId="08E2C706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Architected and developed an AI-driven system using </w:t>
      </w:r>
      <w:r w:rsidRPr="00145A44">
        <w:rPr>
          <w:b/>
          <w:color w:val="000000" w:themeColor="text1"/>
        </w:rPr>
        <w:t>ML.NET</w:t>
      </w:r>
      <w:r w:rsidRPr="00145A44">
        <w:rPr>
          <w:color w:val="000000" w:themeColor="text1"/>
        </w:rPr>
        <w:t xml:space="preserve"> and C#, resulting in a 10% improvement in fraud detection rate.</w:t>
      </w:r>
    </w:p>
    <w:p w14:paraId="7EF9D9CA" w14:textId="3A7A438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Built and deployed conversational </w:t>
      </w:r>
      <w:r w:rsidRPr="00145A44">
        <w:rPr>
          <w:b/>
          <w:color w:val="000000" w:themeColor="text1"/>
        </w:rPr>
        <w:t>AI Chatbots</w:t>
      </w:r>
      <w:r w:rsidRPr="00145A44">
        <w:rPr>
          <w:color w:val="000000" w:themeColor="text1"/>
        </w:rPr>
        <w:t xml:space="preserve"> for customer support, using </w:t>
      </w:r>
      <w:r w:rsidRPr="00145A44">
        <w:rPr>
          <w:b/>
          <w:color w:val="000000" w:themeColor="text1"/>
        </w:rPr>
        <w:t>Microsoft Bot Framework</w:t>
      </w:r>
      <w:r w:rsidR="003468ED">
        <w:rPr>
          <w:color w:val="000000" w:themeColor="text1"/>
        </w:rPr>
        <w:t xml:space="preserve">, </w:t>
      </w:r>
      <w:r w:rsidRPr="00145A44">
        <w:rPr>
          <w:color w:val="000000" w:themeColor="text1"/>
        </w:rPr>
        <w:t>AI Language Service, reducing inquiry resolution time by 20%.</w:t>
      </w:r>
    </w:p>
    <w:p w14:paraId="52250574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EB20D9">
        <w:rPr>
          <w:color w:val="000000" w:themeColor="text1"/>
        </w:rPr>
        <w:t xml:space="preserve">Automated AI workflows using </w:t>
      </w:r>
      <w:r w:rsidRPr="00EB20D9">
        <w:rPr>
          <w:b/>
          <w:bCs/>
          <w:color w:val="000000" w:themeColor="text1"/>
        </w:rPr>
        <w:t>AWS Lambda</w:t>
      </w:r>
      <w:r w:rsidRPr="00EB20D9">
        <w:rPr>
          <w:color w:val="000000" w:themeColor="text1"/>
        </w:rPr>
        <w:t xml:space="preserve"> and </w:t>
      </w:r>
      <w:r w:rsidRPr="00EB20D9">
        <w:rPr>
          <w:b/>
          <w:bCs/>
          <w:color w:val="000000" w:themeColor="text1"/>
        </w:rPr>
        <w:t>AWS Step Functions</w:t>
      </w:r>
      <w:r w:rsidRPr="00145A44">
        <w:rPr>
          <w:color w:val="000000" w:themeColor="text1"/>
        </w:rPr>
        <w:t>, orchestrating event-driven processes in cloud-native .NET applications.</w:t>
      </w:r>
    </w:p>
    <w:p w14:paraId="714F22B5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>Orchestrated the deployment of containerized AI/ML models using Docker and Kubernetes, ensuring scalability and efficient resource utilization within .NET Microservices architectures.</w:t>
      </w:r>
    </w:p>
    <w:p w14:paraId="03F3655B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Integrated third-party AI/ML libraries and APIs like </w:t>
      </w:r>
      <w:r w:rsidRPr="003C22AC">
        <w:rPr>
          <w:b/>
          <w:bCs/>
          <w:color w:val="000000" w:themeColor="text1"/>
        </w:rPr>
        <w:t xml:space="preserve">TensorFlow.NET </w:t>
      </w:r>
      <w:r w:rsidRPr="00145A44">
        <w:rPr>
          <w:color w:val="000000" w:themeColor="text1"/>
        </w:rPr>
        <w:t>into .NET applications to extend analytical capabilities and leverage specialized models.</w:t>
      </w:r>
    </w:p>
    <w:p w14:paraId="2B84013E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Ensured data privacy and security in AI/ML integrations by </w:t>
      </w:r>
      <w:r>
        <w:rPr>
          <w:color w:val="000000" w:themeColor="text1"/>
        </w:rPr>
        <w:t>i</w:t>
      </w:r>
      <w:r w:rsidRPr="00EB20D9">
        <w:rPr>
          <w:color w:val="000000" w:themeColor="text1"/>
        </w:rPr>
        <w:t>mplementing secure authentication (</w:t>
      </w:r>
      <w:r w:rsidRPr="003C22AC">
        <w:rPr>
          <w:color w:val="000000" w:themeColor="text1"/>
        </w:rPr>
        <w:t>AWS Cognito</w:t>
      </w:r>
      <w:r w:rsidRPr="00EB20D9">
        <w:rPr>
          <w:color w:val="000000" w:themeColor="text1"/>
        </w:rPr>
        <w:t>, OAuth2)</w:t>
      </w:r>
      <w:r>
        <w:rPr>
          <w:color w:val="000000" w:themeColor="text1"/>
        </w:rPr>
        <w:t xml:space="preserve"> </w:t>
      </w:r>
      <w:r w:rsidRPr="00145A44">
        <w:rPr>
          <w:color w:val="000000" w:themeColor="text1"/>
        </w:rPr>
        <w:t>and adhering to data governance policies.</w:t>
      </w:r>
    </w:p>
    <w:p w14:paraId="02306F4F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Secured APIs using </w:t>
      </w:r>
      <w:r w:rsidRPr="00EB20D9">
        <w:rPr>
          <w:b/>
          <w:color w:val="000000" w:themeColor="text1"/>
        </w:rPr>
        <w:t>OAuth 2.0, OpenID Connect, JWT tokens</w:t>
      </w:r>
      <w:r w:rsidRPr="00145A44">
        <w:rPr>
          <w:color w:val="000000" w:themeColor="text1"/>
        </w:rPr>
        <w:t xml:space="preserve">, and </w:t>
      </w:r>
      <w:r w:rsidRPr="00145A44">
        <w:rPr>
          <w:bCs/>
          <w:color w:val="000000" w:themeColor="text1"/>
        </w:rPr>
        <w:t>ASP.NET Identity</w:t>
      </w:r>
      <w:r w:rsidRPr="00145A44">
        <w:rPr>
          <w:color w:val="000000" w:themeColor="text1"/>
        </w:rPr>
        <w:t xml:space="preserve"> with </w:t>
      </w:r>
      <w:r w:rsidRPr="00145A44">
        <w:rPr>
          <w:bCs/>
          <w:color w:val="000000" w:themeColor="text1"/>
        </w:rPr>
        <w:t>Role-Based</w:t>
      </w:r>
      <w:r w:rsidRPr="00145A44">
        <w:rPr>
          <w:color w:val="000000" w:themeColor="text1"/>
        </w:rPr>
        <w:t xml:space="preserve"> and </w:t>
      </w:r>
    </w:p>
    <w:p w14:paraId="172ADDA1" w14:textId="77777777" w:rsidR="00E00FDE" w:rsidRPr="001F61CC" w:rsidRDefault="00E00FDE" w:rsidP="00E00FD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  <w:r w:rsidRPr="00145A44">
        <w:rPr>
          <w:bCs/>
          <w:color w:val="000000" w:themeColor="text1"/>
        </w:rPr>
        <w:t>Claims-Based Authorization</w:t>
      </w:r>
      <w:r>
        <w:rPr>
          <w:color w:val="000000" w:themeColor="text1"/>
        </w:rPr>
        <w:t>.</w:t>
      </w:r>
    </w:p>
    <w:p w14:paraId="6285183E" w14:textId="77777777" w:rsidR="00E00FDE" w:rsidRPr="00650627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EB20D9">
        <w:rPr>
          <w:color w:val="000000" w:themeColor="text1"/>
        </w:rPr>
        <w:t xml:space="preserve">Integrated </w:t>
      </w:r>
      <w:r w:rsidRPr="00EB20D9">
        <w:rPr>
          <w:b/>
          <w:bCs/>
          <w:color w:val="000000" w:themeColor="text1"/>
        </w:rPr>
        <w:t>Amazon SQS</w:t>
      </w:r>
      <w:r w:rsidRPr="00EB20D9">
        <w:rPr>
          <w:color w:val="000000" w:themeColor="text1"/>
        </w:rPr>
        <w:t xml:space="preserve"> and </w:t>
      </w:r>
      <w:r w:rsidRPr="00EB20D9">
        <w:rPr>
          <w:b/>
          <w:bCs/>
          <w:color w:val="000000" w:themeColor="text1"/>
        </w:rPr>
        <w:t>Amazon SNS</w:t>
      </w:r>
      <w:r w:rsidRPr="00EB20D9">
        <w:rPr>
          <w:color w:val="000000" w:themeColor="text1"/>
        </w:rPr>
        <w:t xml:space="preserve">, along with </w:t>
      </w:r>
      <w:r w:rsidRPr="003C22AC">
        <w:rPr>
          <w:b/>
          <w:bCs/>
          <w:color w:val="000000" w:themeColor="text1"/>
        </w:rPr>
        <w:t>RabbitMQ</w:t>
      </w:r>
      <w:r>
        <w:rPr>
          <w:color w:val="000000" w:themeColor="text1"/>
        </w:rPr>
        <w:t xml:space="preserve"> </w:t>
      </w:r>
      <w:r w:rsidRPr="00145A44">
        <w:rPr>
          <w:color w:val="000000" w:themeColor="text1"/>
        </w:rPr>
        <w:t xml:space="preserve">to implement </w:t>
      </w:r>
      <w:r w:rsidRPr="00145A44">
        <w:rPr>
          <w:bCs/>
          <w:color w:val="000000" w:themeColor="text1"/>
        </w:rPr>
        <w:t>event-driven</w:t>
      </w:r>
      <w:r w:rsidRPr="00145A44">
        <w:rPr>
          <w:color w:val="000000" w:themeColor="text1"/>
        </w:rPr>
        <w:t xml:space="preserve">, asynchronous </w:t>
      </w:r>
    </w:p>
    <w:p w14:paraId="2700008E" w14:textId="77777777" w:rsidR="00E00FDE" w:rsidRPr="00EB20D9" w:rsidRDefault="00E00FDE" w:rsidP="00E00FD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communication for </w:t>
      </w:r>
      <w:r w:rsidRPr="00EB20D9">
        <w:rPr>
          <w:color w:val="000000" w:themeColor="text1"/>
        </w:rPr>
        <w:t xml:space="preserve">scalable mortgage processing workflows. </w:t>
      </w:r>
    </w:p>
    <w:p w14:paraId="46220EFE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Designed and implemented data governance workflows in </w:t>
      </w:r>
      <w:r w:rsidRPr="00145A44">
        <w:rPr>
          <w:b/>
          <w:color w:val="000000" w:themeColor="text1"/>
        </w:rPr>
        <w:t>Collibra</w:t>
      </w:r>
      <w:r w:rsidRPr="00145A44">
        <w:rPr>
          <w:color w:val="000000" w:themeColor="text1"/>
        </w:rPr>
        <w:t>, integrating with .NET applications via REST APIs for automated metadata management and data lineage tracking.</w:t>
      </w:r>
    </w:p>
    <w:p w14:paraId="32F7835B" w14:textId="400B0C26" w:rsidR="00E00FDE" w:rsidRPr="005763F5" w:rsidRDefault="00E00FDE" w:rsidP="005763F5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Developed custom Collibra connectors using C# to synchronize enterprise data assets and enforce governance </w:t>
      </w:r>
    </w:p>
    <w:p w14:paraId="5C76F8D9" w14:textId="77777777" w:rsidR="00E00FDE" w:rsidRPr="00145A44" w:rsidRDefault="00E00FDE" w:rsidP="00E00FDE">
      <w:pPr>
        <w:pStyle w:val="ListParagraph"/>
        <w:widowControl/>
        <w:autoSpaceDE/>
        <w:autoSpaceDN/>
        <w:ind w:left="567" w:right="-137"/>
        <w:jc w:val="both"/>
        <w:rPr>
          <w:color w:val="000000" w:themeColor="text1"/>
        </w:rPr>
      </w:pPr>
      <w:r w:rsidRPr="00145A44">
        <w:rPr>
          <w:color w:val="000000" w:themeColor="text1"/>
        </w:rPr>
        <w:t>policies across .NET-based systems.</w:t>
      </w:r>
    </w:p>
    <w:p w14:paraId="5B357EE9" w14:textId="77777777" w:rsidR="00E00FDE" w:rsidRPr="003C22AC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Wrote comprehensive </w:t>
      </w:r>
      <w:r w:rsidRPr="00145A44">
        <w:rPr>
          <w:bCs/>
          <w:color w:val="000000" w:themeColor="text1"/>
        </w:rPr>
        <w:t>unit and integration tests</w:t>
      </w:r>
      <w:r w:rsidRPr="00145A44">
        <w:rPr>
          <w:color w:val="000000" w:themeColor="text1"/>
        </w:rPr>
        <w:t xml:space="preserve"> using </w:t>
      </w:r>
      <w:r w:rsidRPr="00EB20D9">
        <w:rPr>
          <w:b/>
          <w:color w:val="000000" w:themeColor="text1"/>
        </w:rPr>
        <w:t>XUnit</w:t>
      </w:r>
      <w:r w:rsidRPr="00145A44">
        <w:rPr>
          <w:color w:val="000000" w:themeColor="text1"/>
        </w:rPr>
        <w:t xml:space="preserve">, </w:t>
      </w:r>
      <w:r w:rsidRPr="00EB20D9">
        <w:rPr>
          <w:b/>
          <w:color w:val="000000" w:themeColor="text1"/>
        </w:rPr>
        <w:t>Jasmine</w:t>
      </w:r>
      <w:r w:rsidRPr="00145A44">
        <w:rPr>
          <w:color w:val="000000" w:themeColor="text1"/>
        </w:rPr>
        <w:t xml:space="preserve">, and automated API tests via </w:t>
      </w:r>
      <w:r w:rsidRPr="003C22AC">
        <w:rPr>
          <w:bCs/>
          <w:color w:val="000000" w:themeColor="text1"/>
        </w:rPr>
        <w:t>Postman</w:t>
      </w:r>
      <w:r w:rsidRPr="003C22AC">
        <w:rPr>
          <w:color w:val="000000" w:themeColor="text1"/>
        </w:rPr>
        <w:t xml:space="preserve"> and </w:t>
      </w:r>
      <w:r w:rsidRPr="003C22AC">
        <w:rPr>
          <w:bCs/>
          <w:color w:val="000000" w:themeColor="text1"/>
        </w:rPr>
        <w:t>Swagger UI</w:t>
      </w:r>
      <w:r w:rsidRPr="003C22AC">
        <w:rPr>
          <w:color w:val="000000" w:themeColor="text1"/>
        </w:rPr>
        <w:t>.</w:t>
      </w:r>
    </w:p>
    <w:p w14:paraId="2E52A7EF" w14:textId="77777777" w:rsidR="00E00FDE" w:rsidRPr="00EB20D9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EB20D9">
        <w:rPr>
          <w:color w:val="000000" w:themeColor="text1"/>
        </w:rPr>
        <w:lastRenderedPageBreak/>
        <w:t xml:space="preserve">Managed source control and </w:t>
      </w:r>
      <w:r w:rsidRPr="00EB20D9">
        <w:rPr>
          <w:b/>
          <w:bCs/>
          <w:color w:val="000000" w:themeColor="text1"/>
        </w:rPr>
        <w:t>CI/CD</w:t>
      </w:r>
      <w:r w:rsidRPr="00EB20D9">
        <w:rPr>
          <w:color w:val="000000" w:themeColor="text1"/>
        </w:rPr>
        <w:t xml:space="preserve"> pipelines using </w:t>
      </w:r>
      <w:r w:rsidRPr="00EB20D9">
        <w:rPr>
          <w:b/>
          <w:bCs/>
          <w:color w:val="000000" w:themeColor="text1"/>
        </w:rPr>
        <w:t>Git, TFS</w:t>
      </w:r>
      <w:r w:rsidRPr="00EB20D9">
        <w:rPr>
          <w:color w:val="000000" w:themeColor="text1"/>
        </w:rPr>
        <w:t xml:space="preserve">, and </w:t>
      </w:r>
      <w:r w:rsidRPr="00EB20D9">
        <w:rPr>
          <w:b/>
          <w:bCs/>
          <w:color w:val="000000" w:themeColor="text1"/>
        </w:rPr>
        <w:t>AWS CodePipeline / CodeBuild</w:t>
      </w:r>
      <w:r w:rsidRPr="00145A44">
        <w:rPr>
          <w:color w:val="000000" w:themeColor="text1"/>
        </w:rPr>
        <w:t xml:space="preserve">, with automated </w:t>
      </w:r>
      <w:r w:rsidRPr="00145A44">
        <w:rPr>
          <w:bCs/>
          <w:color w:val="000000" w:themeColor="text1"/>
        </w:rPr>
        <w:t>build/test/</w:t>
      </w:r>
      <w:r w:rsidRPr="00EB20D9">
        <w:rPr>
          <w:bCs/>
          <w:color w:val="000000" w:themeColor="text1"/>
        </w:rPr>
        <w:t>deploy</w:t>
      </w:r>
      <w:r w:rsidRPr="00EB20D9">
        <w:rPr>
          <w:color w:val="000000" w:themeColor="text1"/>
        </w:rPr>
        <w:t xml:space="preserve"> workflows and </w:t>
      </w:r>
      <w:r w:rsidRPr="00EB20D9">
        <w:rPr>
          <w:bCs/>
          <w:color w:val="000000" w:themeColor="text1"/>
        </w:rPr>
        <w:t>rollback mechanisms</w:t>
      </w:r>
      <w:r w:rsidRPr="00EB20D9">
        <w:rPr>
          <w:color w:val="000000" w:themeColor="text1"/>
        </w:rPr>
        <w:t>.</w:t>
      </w:r>
    </w:p>
    <w:p w14:paraId="340135E5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145A44">
        <w:rPr>
          <w:color w:val="000000" w:themeColor="text1"/>
        </w:rPr>
        <w:t xml:space="preserve">Logged application activity using </w:t>
      </w:r>
      <w:r w:rsidRPr="00145A44">
        <w:rPr>
          <w:rStyle w:val="Strong"/>
          <w:rFonts w:eastAsiaTheme="majorEastAsia"/>
          <w:color w:val="000000" w:themeColor="text1"/>
        </w:rPr>
        <w:t>Serilog</w:t>
      </w:r>
      <w:r w:rsidRPr="00145A44">
        <w:rPr>
          <w:color w:val="000000" w:themeColor="text1"/>
        </w:rPr>
        <w:t xml:space="preserve"> for structured, flexible logging within the application.</w:t>
      </w:r>
    </w:p>
    <w:p w14:paraId="2D7D6344" w14:textId="77777777" w:rsidR="00E00FDE" w:rsidRPr="00145A44" w:rsidRDefault="00E00FDE" w:rsidP="00E00FDE">
      <w:pPr>
        <w:pStyle w:val="NormalWeb"/>
        <w:numPr>
          <w:ilvl w:val="0"/>
          <w:numId w:val="4"/>
        </w:numPr>
        <w:ind w:left="567" w:right="-137" w:hanging="283"/>
        <w:jc w:val="both"/>
        <w:rPr>
          <w:color w:val="000000" w:themeColor="text1"/>
          <w:sz w:val="22"/>
          <w:szCs w:val="22"/>
        </w:rPr>
      </w:pPr>
      <w:r w:rsidRPr="003C22AC">
        <w:rPr>
          <w:color w:val="000000" w:themeColor="text1"/>
          <w:sz w:val="22"/>
          <w:szCs w:val="22"/>
        </w:rPr>
        <w:t xml:space="preserve">Monitored application performance and telemetry with </w:t>
      </w:r>
      <w:r w:rsidRPr="003C22AC">
        <w:rPr>
          <w:b/>
          <w:bCs/>
          <w:color w:val="000000" w:themeColor="text1"/>
          <w:sz w:val="22"/>
          <w:szCs w:val="22"/>
        </w:rPr>
        <w:t>Amazon CloudWatch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145A44">
        <w:rPr>
          <w:color w:val="000000" w:themeColor="text1"/>
          <w:sz w:val="22"/>
          <w:szCs w:val="22"/>
        </w:rPr>
        <w:t>for proactive issue detection and diagnostics.</w:t>
      </w:r>
    </w:p>
    <w:p w14:paraId="3E55EFB6" w14:textId="77777777" w:rsidR="00E00FDE" w:rsidRPr="00145A44" w:rsidRDefault="00E00FDE" w:rsidP="00E00FDE">
      <w:pPr>
        <w:pStyle w:val="NormalWeb"/>
        <w:numPr>
          <w:ilvl w:val="0"/>
          <w:numId w:val="4"/>
        </w:numPr>
        <w:ind w:left="567" w:right="-13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Adept at leveraging </w:t>
      </w:r>
      <w:r w:rsidRPr="00145A44">
        <w:rPr>
          <w:b/>
          <w:color w:val="000000" w:themeColor="text1"/>
          <w:sz w:val="22"/>
          <w:szCs w:val="22"/>
        </w:rPr>
        <w:t>Power Platform</w:t>
      </w:r>
      <w:r w:rsidRPr="00145A44">
        <w:rPr>
          <w:color w:val="000000" w:themeColor="text1"/>
          <w:sz w:val="22"/>
          <w:szCs w:val="22"/>
        </w:rPr>
        <w:t xml:space="preserve"> (Power Apps, Power Automate, Power BI) to drive business process automation and data insights.</w:t>
      </w:r>
    </w:p>
    <w:p w14:paraId="01D9E1F4" w14:textId="77777777" w:rsidR="00E00FDE" w:rsidRPr="00145A44" w:rsidRDefault="00E00FDE" w:rsidP="00E00FDE">
      <w:pPr>
        <w:pStyle w:val="NormalWeb"/>
        <w:numPr>
          <w:ilvl w:val="0"/>
          <w:numId w:val="4"/>
        </w:numPr>
        <w:ind w:left="567" w:right="-137" w:hanging="283"/>
        <w:jc w:val="both"/>
        <w:rPr>
          <w:color w:val="000000" w:themeColor="text1"/>
          <w:sz w:val="22"/>
          <w:szCs w:val="22"/>
        </w:rPr>
      </w:pPr>
      <w:r w:rsidRPr="003C22AC">
        <w:rPr>
          <w:color w:val="000000" w:themeColor="text1"/>
          <w:sz w:val="22"/>
          <w:szCs w:val="22"/>
        </w:rPr>
        <w:t xml:space="preserve">Integrated Power Platform solutions with .NET backend systems, leveraging REST APIs, custom connectors, and </w:t>
      </w:r>
      <w:r w:rsidRPr="003C22AC">
        <w:rPr>
          <w:b/>
          <w:bCs/>
          <w:color w:val="000000" w:themeColor="text1"/>
          <w:sz w:val="22"/>
          <w:szCs w:val="22"/>
        </w:rPr>
        <w:t>AWS services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145A44">
        <w:rPr>
          <w:color w:val="000000" w:themeColor="text1"/>
          <w:sz w:val="22"/>
          <w:szCs w:val="22"/>
        </w:rPr>
        <w:t>for end-to-end automation and data exchange.</w:t>
      </w:r>
    </w:p>
    <w:p w14:paraId="1EBDF009" w14:textId="77777777" w:rsidR="00E00FDE" w:rsidRPr="00145A44" w:rsidRDefault="00E00FDE" w:rsidP="00E00FDE">
      <w:pPr>
        <w:pStyle w:val="ListParagraph"/>
        <w:widowControl/>
        <w:numPr>
          <w:ilvl w:val="0"/>
          <w:numId w:val="4"/>
        </w:numPr>
        <w:autoSpaceDE/>
        <w:autoSpaceDN/>
        <w:ind w:left="567" w:right="-137" w:hanging="283"/>
        <w:jc w:val="both"/>
        <w:rPr>
          <w:color w:val="000000" w:themeColor="text1"/>
        </w:rPr>
      </w:pPr>
      <w:r w:rsidRPr="003C22AC">
        <w:rPr>
          <w:color w:val="000000" w:themeColor="text1"/>
        </w:rPr>
        <w:t xml:space="preserve">Developed data visualizations and dashboards in </w:t>
      </w:r>
      <w:r w:rsidRPr="003C22AC">
        <w:rPr>
          <w:b/>
          <w:bCs/>
          <w:color w:val="000000" w:themeColor="text1"/>
        </w:rPr>
        <w:t>Power BI</w:t>
      </w:r>
      <w:r w:rsidRPr="003C22AC">
        <w:rPr>
          <w:color w:val="000000" w:themeColor="text1"/>
        </w:rPr>
        <w:t xml:space="preserve"> using data from SQL Server, </w:t>
      </w:r>
      <w:r w:rsidRPr="003C22AC">
        <w:rPr>
          <w:b/>
          <w:bCs/>
          <w:color w:val="000000" w:themeColor="text1"/>
        </w:rPr>
        <w:t>Amazon RDS</w:t>
      </w:r>
      <w:r w:rsidRPr="003C22AC">
        <w:rPr>
          <w:color w:val="000000" w:themeColor="text1"/>
        </w:rPr>
        <w:t>, and SharePoint</w:t>
      </w:r>
      <w:r w:rsidRPr="00145A44">
        <w:rPr>
          <w:color w:val="000000" w:themeColor="text1"/>
        </w:rPr>
        <w:t xml:space="preserve">; applied </w:t>
      </w:r>
      <w:r w:rsidRPr="00145A44">
        <w:rPr>
          <w:b/>
          <w:bCs/>
          <w:color w:val="000000" w:themeColor="text1"/>
        </w:rPr>
        <w:t>Power Query</w:t>
      </w:r>
      <w:r w:rsidRPr="00145A44">
        <w:rPr>
          <w:color w:val="000000" w:themeColor="text1"/>
        </w:rPr>
        <w:t xml:space="preserve"> and </w:t>
      </w:r>
      <w:r w:rsidRPr="00145A44">
        <w:rPr>
          <w:b/>
          <w:bCs/>
          <w:color w:val="000000" w:themeColor="text1"/>
        </w:rPr>
        <w:t>DAX</w:t>
      </w:r>
      <w:r w:rsidRPr="00145A44">
        <w:rPr>
          <w:color w:val="000000" w:themeColor="text1"/>
        </w:rPr>
        <w:t xml:space="preserve"> for financial reporting.</w:t>
      </w:r>
    </w:p>
    <w:p w14:paraId="77AE4B0E" w14:textId="77777777" w:rsidR="00E00FDE" w:rsidRPr="00145A44" w:rsidRDefault="00E00FDE" w:rsidP="00E00FDE">
      <w:pPr>
        <w:tabs>
          <w:tab w:val="left" w:pos="874"/>
        </w:tabs>
        <w:spacing w:line="244" w:lineRule="exact"/>
        <w:ind w:left="153"/>
        <w:jc w:val="both"/>
        <w:rPr>
          <w:color w:val="000000" w:themeColor="text1"/>
        </w:rPr>
      </w:pPr>
      <w:r w:rsidRPr="00145A44">
        <w:rPr>
          <w:b/>
          <w:color w:val="000000" w:themeColor="text1"/>
        </w:rPr>
        <w:t>Environment:</w:t>
      </w:r>
      <w:r w:rsidRPr="00145A44">
        <w:rPr>
          <w:color w:val="000000" w:themeColor="text1"/>
        </w:rPr>
        <w:t xml:space="preserve"> .NET 6, ASP.NET Core, </w:t>
      </w:r>
      <w:r w:rsidRPr="003C22AC">
        <w:rPr>
          <w:color w:val="000000" w:themeColor="text1"/>
        </w:rPr>
        <w:t>AWS Lambda</w:t>
      </w:r>
      <w:r w:rsidRPr="00145A44">
        <w:rPr>
          <w:color w:val="000000" w:themeColor="text1"/>
        </w:rPr>
        <w:t xml:space="preserve">, Angular 14, TypeScript, Bootstrap, Entity Framework Core, SQL Server, PostgreSQL, MongoDB, Terraform, </w:t>
      </w:r>
      <w:r w:rsidRPr="003C22AC">
        <w:rPr>
          <w:color w:val="000000" w:themeColor="text1"/>
        </w:rPr>
        <w:t>AWS Secrets Manager</w:t>
      </w:r>
      <w:r w:rsidRPr="00145A44">
        <w:rPr>
          <w:color w:val="000000" w:themeColor="text1"/>
        </w:rPr>
        <w:t xml:space="preserve">, OAuth 2.0, JWT, RabbitMQ, XUnit, Selenium, Postman, Git, </w:t>
      </w:r>
      <w:r w:rsidRPr="005246C2">
        <w:rPr>
          <w:color w:val="000000" w:themeColor="text1"/>
        </w:rPr>
        <w:t>AWS CodePipeline</w:t>
      </w:r>
      <w:r w:rsidRPr="00145A44">
        <w:rPr>
          <w:color w:val="000000" w:themeColor="text1"/>
        </w:rPr>
        <w:t xml:space="preserve">, Serilog, </w:t>
      </w:r>
      <w:r w:rsidRPr="005246C2">
        <w:rPr>
          <w:color w:val="000000" w:themeColor="text1"/>
        </w:rPr>
        <w:t>Amazon CloudWatch</w:t>
      </w:r>
      <w:r w:rsidRPr="00145A44">
        <w:rPr>
          <w:color w:val="000000" w:themeColor="text1"/>
        </w:rPr>
        <w:t>, Collibra, MS Bot Framework, Power BI.</w:t>
      </w:r>
    </w:p>
    <w:p w14:paraId="74825B5B" w14:textId="32332967" w:rsidR="00E00FDE" w:rsidRPr="00145A44" w:rsidRDefault="00E00FDE" w:rsidP="00E00FDE">
      <w:pPr>
        <w:tabs>
          <w:tab w:val="left" w:pos="8075"/>
        </w:tabs>
        <w:spacing w:before="229"/>
        <w:ind w:left="153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</w:rPr>
        <w:t>Client:</w:t>
      </w:r>
      <w:r w:rsidRPr="00145A44">
        <w:rPr>
          <w:b/>
          <w:color w:val="000000" w:themeColor="text1"/>
          <w:spacing w:val="-4"/>
        </w:rPr>
        <w:t xml:space="preserve"> </w:t>
      </w:r>
      <w:r w:rsidRPr="00145A44">
        <w:rPr>
          <w:b/>
          <w:color w:val="000000" w:themeColor="text1"/>
        </w:rPr>
        <w:t>State</w:t>
      </w:r>
      <w:r w:rsidRPr="00145A44">
        <w:rPr>
          <w:b/>
          <w:color w:val="000000" w:themeColor="text1"/>
          <w:spacing w:val="-4"/>
        </w:rPr>
        <w:t xml:space="preserve"> </w:t>
      </w:r>
      <w:r w:rsidRPr="00145A44">
        <w:rPr>
          <w:b/>
          <w:color w:val="000000" w:themeColor="text1"/>
        </w:rPr>
        <w:t>of</w:t>
      </w:r>
      <w:r w:rsidRPr="00145A44">
        <w:rPr>
          <w:b/>
          <w:color w:val="000000" w:themeColor="text1"/>
          <w:spacing w:val="-1"/>
        </w:rPr>
        <w:t xml:space="preserve"> </w:t>
      </w:r>
      <w:r w:rsidRPr="00145A44">
        <w:rPr>
          <w:b/>
          <w:color w:val="000000" w:themeColor="text1"/>
        </w:rPr>
        <w:t>Maine,</w:t>
      </w:r>
      <w:r w:rsidRPr="00145A44">
        <w:rPr>
          <w:b/>
          <w:color w:val="000000" w:themeColor="text1"/>
          <w:spacing w:val="-4"/>
        </w:rPr>
        <w:t xml:space="preserve"> </w:t>
      </w:r>
      <w:r w:rsidRPr="00145A44">
        <w:rPr>
          <w:b/>
          <w:color w:val="000000" w:themeColor="text1"/>
          <w:spacing w:val="-5"/>
        </w:rPr>
        <w:t>Augusta, ME</w:t>
      </w:r>
      <w:r w:rsidRPr="00145A44">
        <w:rPr>
          <w:b/>
          <w:color w:val="000000" w:themeColor="text1"/>
        </w:rPr>
        <w:t xml:space="preserve">                                                                                          July</w:t>
      </w:r>
      <w:r w:rsidRPr="00145A44">
        <w:rPr>
          <w:b/>
          <w:color w:val="000000" w:themeColor="text1"/>
          <w:spacing w:val="-3"/>
        </w:rPr>
        <w:t xml:space="preserve"> </w:t>
      </w:r>
      <w:r w:rsidRPr="00145A44">
        <w:rPr>
          <w:b/>
          <w:color w:val="000000" w:themeColor="text1"/>
        </w:rPr>
        <w:t>20</w:t>
      </w:r>
      <w:r w:rsidR="00631A40">
        <w:rPr>
          <w:b/>
          <w:color w:val="000000" w:themeColor="text1"/>
        </w:rPr>
        <w:t>19</w:t>
      </w:r>
      <w:r w:rsidRPr="00145A44">
        <w:rPr>
          <w:b/>
          <w:color w:val="000000" w:themeColor="text1"/>
          <w:spacing w:val="-3"/>
        </w:rPr>
        <w:t xml:space="preserve"> </w:t>
      </w:r>
      <w:r w:rsidRPr="00145A44">
        <w:rPr>
          <w:b/>
          <w:color w:val="000000" w:themeColor="text1"/>
        </w:rPr>
        <w:t>-</w:t>
      </w:r>
      <w:r w:rsidRPr="00145A44">
        <w:rPr>
          <w:b/>
          <w:color w:val="000000" w:themeColor="text1"/>
          <w:spacing w:val="-2"/>
        </w:rPr>
        <w:t xml:space="preserve"> </w:t>
      </w:r>
      <w:r w:rsidRPr="00145A44">
        <w:rPr>
          <w:b/>
          <w:color w:val="000000" w:themeColor="text1"/>
        </w:rPr>
        <w:t>Feb</w:t>
      </w:r>
      <w:r w:rsidRPr="00145A44">
        <w:rPr>
          <w:b/>
          <w:color w:val="000000" w:themeColor="text1"/>
          <w:spacing w:val="-1"/>
        </w:rPr>
        <w:t xml:space="preserve"> </w:t>
      </w:r>
      <w:r w:rsidRPr="00145A44">
        <w:rPr>
          <w:b/>
          <w:color w:val="000000" w:themeColor="text1"/>
          <w:spacing w:val="-4"/>
        </w:rPr>
        <w:t>2021</w:t>
      </w:r>
    </w:p>
    <w:p w14:paraId="47F7BB41" w14:textId="77777777" w:rsidR="00E00FDE" w:rsidRPr="00145A44" w:rsidRDefault="00E00FDE" w:rsidP="00E00FDE">
      <w:pPr>
        <w:ind w:left="153" w:right="6987"/>
        <w:rPr>
          <w:b/>
          <w:color w:val="000000" w:themeColor="text1"/>
        </w:rPr>
      </w:pPr>
      <w:r w:rsidRPr="00145A44">
        <w:rPr>
          <w:b/>
          <w:color w:val="000000" w:themeColor="text1"/>
        </w:rPr>
        <w:t>Senior</w:t>
      </w:r>
      <w:r w:rsidRPr="00145A44">
        <w:rPr>
          <w:b/>
          <w:color w:val="000000" w:themeColor="text1"/>
          <w:spacing w:val="-11"/>
        </w:rPr>
        <w:t xml:space="preserve"> </w:t>
      </w:r>
      <w:r w:rsidRPr="00145A44">
        <w:rPr>
          <w:b/>
          <w:color w:val="000000" w:themeColor="text1"/>
        </w:rPr>
        <w:t>Dot</w:t>
      </w:r>
      <w:r w:rsidRPr="00145A44">
        <w:rPr>
          <w:b/>
          <w:color w:val="000000" w:themeColor="text1"/>
          <w:spacing w:val="-12"/>
        </w:rPr>
        <w:t xml:space="preserve"> </w:t>
      </w:r>
      <w:r w:rsidRPr="00145A44">
        <w:rPr>
          <w:b/>
          <w:color w:val="000000" w:themeColor="text1"/>
        </w:rPr>
        <w:t>Net</w:t>
      </w:r>
      <w:r w:rsidRPr="00145A44">
        <w:rPr>
          <w:b/>
          <w:color w:val="000000" w:themeColor="text1"/>
          <w:spacing w:val="-10"/>
        </w:rPr>
        <w:t xml:space="preserve"> </w:t>
      </w:r>
      <w:r w:rsidRPr="00145A44">
        <w:rPr>
          <w:b/>
          <w:color w:val="000000" w:themeColor="text1"/>
        </w:rPr>
        <w:t xml:space="preserve">Developer </w:t>
      </w:r>
      <w:r w:rsidRPr="00145A44">
        <w:rPr>
          <w:b/>
          <w:color w:val="000000" w:themeColor="text1"/>
          <w:spacing w:val="-2"/>
        </w:rPr>
        <w:t>Responsibilities:</w:t>
      </w:r>
    </w:p>
    <w:p w14:paraId="05D77692" w14:textId="77777777" w:rsidR="00E00FDE" w:rsidRPr="00145A44" w:rsidRDefault="00E00FDE" w:rsidP="00E00FDE">
      <w:pPr>
        <w:pStyle w:val="ListParagraph"/>
        <w:numPr>
          <w:ilvl w:val="0"/>
          <w:numId w:val="1"/>
        </w:numPr>
        <w:tabs>
          <w:tab w:val="left" w:pos="872"/>
          <w:tab w:val="left" w:pos="874"/>
        </w:tabs>
        <w:spacing w:before="1"/>
        <w:ind w:left="567" w:right="213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Collaborated in </w:t>
      </w:r>
      <w:r w:rsidRPr="00145A44">
        <w:rPr>
          <w:b/>
          <w:color w:val="000000" w:themeColor="text1"/>
        </w:rPr>
        <w:t>Agile</w:t>
      </w:r>
      <w:r w:rsidRPr="00145A44">
        <w:rPr>
          <w:bCs/>
          <w:color w:val="000000" w:themeColor="text1"/>
        </w:rPr>
        <w:t xml:space="preserve"> ceremonies, including sprint planning, daily stand-ups, retrospectives, and backlog grooming, ensuring efficient delivery of state-level applications and alignment with business objectives.</w:t>
      </w:r>
    </w:p>
    <w:p w14:paraId="35EC7D3B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Led end-to-end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SDLC</w:t>
      </w:r>
      <w:r w:rsidRPr="00145A44">
        <w:rPr>
          <w:color w:val="000000" w:themeColor="text1"/>
          <w:sz w:val="22"/>
          <w:szCs w:val="22"/>
        </w:rPr>
        <w:t xml:space="preserve"> activities, ensuring timely delivery and maintaining high quality of the Water Quality Monitoring System.</w:t>
      </w:r>
    </w:p>
    <w:p w14:paraId="4C8D1122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Architected and implemented a scalable Microservices backend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ASP.NET Core Web API</w:t>
      </w:r>
      <w:r w:rsidRPr="00145A44">
        <w:rPr>
          <w:color w:val="000000" w:themeColor="text1"/>
          <w:sz w:val="22"/>
          <w:szCs w:val="22"/>
        </w:rPr>
        <w:t xml:space="preserve"> to handle real-time sensor data efficiently.</w:t>
      </w:r>
    </w:p>
    <w:p w14:paraId="5AD710E1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Developed responsive dashboards and portals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Angular 11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TypeScript</w:t>
      </w:r>
      <w:r w:rsidRPr="00145A44">
        <w:rPr>
          <w:color w:val="000000" w:themeColor="text1"/>
          <w:sz w:val="22"/>
          <w:szCs w:val="22"/>
        </w:rPr>
        <w:t xml:space="preserve">,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Bootstrap 4</w:t>
      </w:r>
      <w:r w:rsidRPr="00145A44">
        <w:rPr>
          <w:color w:val="000000" w:themeColor="text1"/>
          <w:sz w:val="22"/>
          <w:szCs w:val="22"/>
        </w:rPr>
        <w:t>, ensuring smooth user experience.</w:t>
      </w:r>
    </w:p>
    <w:p w14:paraId="07AF652D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Designed and built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JSON REST APIs</w:t>
      </w:r>
      <w:r w:rsidRPr="00145A44">
        <w:rPr>
          <w:color w:val="000000" w:themeColor="text1"/>
          <w:sz w:val="22"/>
          <w:szCs w:val="22"/>
        </w:rPr>
        <w:t xml:space="preserve"> to enable seamless, secure communication between frontend and backend services.</w:t>
      </w:r>
    </w:p>
    <w:p w14:paraId="6EC9363A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Integrated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AJAX</w:t>
      </w:r>
      <w:r w:rsidRPr="00145A44">
        <w:rPr>
          <w:color w:val="000000" w:themeColor="text1"/>
          <w:sz w:val="22"/>
          <w:szCs w:val="22"/>
        </w:rPr>
        <w:t xml:space="preserve"> calls to fetch and update data asynchronously, enhancing UI responsiveness.</w:t>
      </w:r>
    </w:p>
    <w:p w14:paraId="383248D4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Configured and parsed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XML</w:t>
      </w:r>
      <w:r w:rsidRPr="00145A44">
        <w:rPr>
          <w:color w:val="000000" w:themeColor="text1"/>
          <w:sz w:val="22"/>
          <w:szCs w:val="22"/>
        </w:rPr>
        <w:t xml:space="preserve"> data from sensors and legacy systems to support data interoperability.</w:t>
      </w:r>
    </w:p>
    <w:p w14:paraId="7C20CD4C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Enhanced existing UI components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jQuery 3.x</w:t>
      </w:r>
      <w:r w:rsidRPr="00145A44">
        <w:rPr>
          <w:color w:val="000000" w:themeColor="text1"/>
          <w:sz w:val="22"/>
          <w:szCs w:val="22"/>
        </w:rPr>
        <w:t xml:space="preserve"> to maintain compatibility with older browsers.</w:t>
      </w:r>
    </w:p>
    <w:p w14:paraId="1170C61D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Implemented backend services in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C#</w:t>
      </w:r>
      <w:r w:rsidRPr="00145A44">
        <w:rPr>
          <w:color w:val="000000" w:themeColor="text1"/>
          <w:sz w:val="22"/>
          <w:szCs w:val="22"/>
        </w:rPr>
        <w:t xml:space="preserve"> with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ASP.NET Core Web API</w:t>
      </w:r>
      <w:r w:rsidRPr="00145A44">
        <w:rPr>
          <w:color w:val="000000" w:themeColor="text1"/>
          <w:sz w:val="22"/>
          <w:szCs w:val="22"/>
        </w:rPr>
        <w:t xml:space="preserve"> to process incoming data streams and generate alerts.</w:t>
      </w:r>
    </w:p>
    <w:p w14:paraId="2E6CF06C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Modeled and optimized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SQL Server 2019</w:t>
      </w:r>
      <w:r w:rsidRPr="00145A44">
        <w:rPr>
          <w:color w:val="000000" w:themeColor="text1"/>
          <w:sz w:val="22"/>
          <w:szCs w:val="22"/>
        </w:rPr>
        <w:t xml:space="preserve"> databases to efficiently store and query high-volume time-series sensor data.</w:t>
      </w:r>
    </w:p>
    <w:p w14:paraId="24502751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Managed unstructured data storage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MongoDB</w:t>
      </w:r>
      <w:r w:rsidRPr="00145A44">
        <w:rPr>
          <w:color w:val="000000" w:themeColor="text1"/>
          <w:sz w:val="22"/>
          <w:szCs w:val="22"/>
        </w:rPr>
        <w:t>, ensuring flexible handling of sensor logs and metadata.</w:t>
      </w:r>
    </w:p>
    <w:p w14:paraId="32011E3A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Deployed cloud infrastructure on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Azure</w:t>
      </w:r>
      <w:r w:rsidRPr="00145A44">
        <w:rPr>
          <w:color w:val="000000" w:themeColor="text1"/>
          <w:sz w:val="22"/>
          <w:szCs w:val="22"/>
        </w:rPr>
        <w:t xml:space="preserve">, configuring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IoT Hub</w:t>
      </w:r>
      <w:r w:rsidRPr="00145A44">
        <w:rPr>
          <w:color w:val="000000" w:themeColor="text1"/>
          <w:sz w:val="22"/>
          <w:szCs w:val="22"/>
        </w:rPr>
        <w:t xml:space="preserve"> for secure sensor ingestion,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Azure Functions</w:t>
      </w:r>
      <w:r w:rsidRPr="00145A44">
        <w:rPr>
          <w:color w:val="000000" w:themeColor="text1"/>
          <w:sz w:val="22"/>
          <w:szCs w:val="22"/>
        </w:rPr>
        <w:t xml:space="preserve"> for event-driven processing,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Blob Storage</w:t>
      </w:r>
      <w:r w:rsidRPr="00145A44">
        <w:rPr>
          <w:color w:val="000000" w:themeColor="text1"/>
          <w:sz w:val="22"/>
          <w:szCs w:val="22"/>
        </w:rPr>
        <w:t xml:space="preserve"> for persistent data.</w:t>
      </w:r>
    </w:p>
    <w:p w14:paraId="6FF15BB4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Applied security best practices including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TLS 1.2</w:t>
      </w:r>
      <w:r w:rsidRPr="00145A44">
        <w:rPr>
          <w:color w:val="000000" w:themeColor="text1"/>
          <w:sz w:val="22"/>
          <w:szCs w:val="22"/>
        </w:rPr>
        <w:t xml:space="preserve"> encryption, role-based access control, and secure APIgateways.</w:t>
      </w:r>
    </w:p>
    <w:p w14:paraId="1957F0EB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Developed token-based authentication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JWT</w:t>
      </w:r>
      <w:r w:rsidRPr="00145A44">
        <w:rPr>
          <w:color w:val="000000" w:themeColor="text1"/>
          <w:sz w:val="22"/>
          <w:szCs w:val="22"/>
        </w:rPr>
        <w:t>, ensuring stateless and scalable user authorization.</w:t>
      </w:r>
    </w:p>
    <w:p w14:paraId="5DC229D5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Implemented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OAuth 2</w:t>
      </w:r>
      <w:r w:rsidRPr="00145A44">
        <w:rPr>
          <w:color w:val="000000" w:themeColor="text1"/>
          <w:sz w:val="22"/>
          <w:szCs w:val="22"/>
        </w:rPr>
        <w:t xml:space="preserve"> protocols to support secure delegated access for internal and external integrations.</w:t>
      </w:r>
    </w:p>
    <w:p w14:paraId="7CCBAEA3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Integrated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RabbitMQ</w:t>
      </w:r>
      <w:r w:rsidRPr="00145A44">
        <w:rPr>
          <w:color w:val="000000" w:themeColor="text1"/>
          <w:sz w:val="22"/>
          <w:szCs w:val="22"/>
        </w:rPr>
        <w:t xml:space="preserve"> for reliable asynchronous messaging, enabling scalable background processing and alert delivery.</w:t>
      </w:r>
    </w:p>
    <w:p w14:paraId="2CF79063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Created and executed unit and integration tests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XUnit</w:t>
      </w:r>
      <w:r w:rsidRPr="00145A44">
        <w:rPr>
          <w:color w:val="000000" w:themeColor="text1"/>
          <w:sz w:val="22"/>
          <w:szCs w:val="22"/>
        </w:rPr>
        <w:t xml:space="preserve">, UI automation tests with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Selenium</w:t>
      </w:r>
      <w:r w:rsidRPr="00145A44">
        <w:rPr>
          <w:color w:val="000000" w:themeColor="text1"/>
          <w:sz w:val="22"/>
          <w:szCs w:val="22"/>
        </w:rPr>
        <w:t xml:space="preserve">, and API validation through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Postman</w:t>
      </w:r>
      <w:r w:rsidRPr="00145A44">
        <w:rPr>
          <w:color w:val="000000" w:themeColor="text1"/>
          <w:sz w:val="22"/>
          <w:szCs w:val="22"/>
        </w:rPr>
        <w:t xml:space="preserve"> to maintain code quality.</w:t>
      </w:r>
    </w:p>
    <w:p w14:paraId="306AF278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Managed version control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Git</w:t>
      </w:r>
      <w:r w:rsidRPr="00145A44">
        <w:rPr>
          <w:color w:val="000000" w:themeColor="text1"/>
          <w:sz w:val="22"/>
          <w:szCs w:val="22"/>
        </w:rPr>
        <w:t xml:space="preserve"> and automated build and deployment pipelines with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Azure DevOps</w:t>
      </w:r>
      <w:r w:rsidRPr="00145A44">
        <w:rPr>
          <w:color w:val="000000" w:themeColor="text1"/>
          <w:sz w:val="22"/>
          <w:szCs w:val="22"/>
        </w:rPr>
        <w:t xml:space="preserve">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GitHub Actions</w:t>
      </w:r>
      <w:r w:rsidRPr="00145A44">
        <w:rPr>
          <w:color w:val="000000" w:themeColor="text1"/>
          <w:sz w:val="22"/>
          <w:szCs w:val="22"/>
        </w:rPr>
        <w:t>.</w:t>
      </w:r>
    </w:p>
    <w:p w14:paraId="11E4AA88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Configured structured logging with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Serilog</w:t>
      </w:r>
      <w:r w:rsidRPr="00145A44">
        <w:rPr>
          <w:color w:val="000000" w:themeColor="text1"/>
          <w:sz w:val="22"/>
          <w:szCs w:val="22"/>
        </w:rPr>
        <w:t>, improving application monitoring and troubleshooting capabilities.</w:t>
      </w:r>
    </w:p>
    <w:p w14:paraId="0C6EDB15" w14:textId="77777777" w:rsidR="00E00FDE" w:rsidRPr="00145A44" w:rsidRDefault="00E00FDE" w:rsidP="00E00FDE">
      <w:pPr>
        <w:pStyle w:val="NormalWeb"/>
        <w:numPr>
          <w:ilvl w:val="0"/>
          <w:numId w:val="1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Developed interactive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Power BI</w:t>
      </w:r>
      <w:r w:rsidRPr="00145A44">
        <w:rPr>
          <w:color w:val="000000" w:themeColor="text1"/>
          <w:sz w:val="22"/>
          <w:szCs w:val="22"/>
        </w:rPr>
        <w:t xml:space="preserve"> dashboards to present water quality analytics and support regulatory reporting.</w:t>
      </w:r>
    </w:p>
    <w:p w14:paraId="13D76689" w14:textId="77777777" w:rsidR="00E00FDE" w:rsidRPr="00145A44" w:rsidRDefault="00E00FDE" w:rsidP="00E00FDE">
      <w:pPr>
        <w:tabs>
          <w:tab w:val="left" w:pos="872"/>
          <w:tab w:val="left" w:pos="874"/>
        </w:tabs>
        <w:spacing w:before="1"/>
        <w:ind w:left="153" w:right="213"/>
        <w:jc w:val="both"/>
        <w:rPr>
          <w:color w:val="000000" w:themeColor="text1"/>
        </w:rPr>
      </w:pPr>
      <w:r w:rsidRPr="00145A44">
        <w:rPr>
          <w:b/>
          <w:color w:val="000000" w:themeColor="text1"/>
        </w:rPr>
        <w:t>Environment:</w:t>
      </w:r>
      <w:r w:rsidRPr="00145A44">
        <w:rPr>
          <w:b/>
          <w:color w:val="000000" w:themeColor="text1"/>
          <w:spacing w:val="-6"/>
        </w:rPr>
        <w:t xml:space="preserve">  </w:t>
      </w:r>
      <w:r w:rsidRPr="00145A44">
        <w:rPr>
          <w:color w:val="000000" w:themeColor="text1"/>
        </w:rPr>
        <w:t>Angular 11, TypeScript, Bootstrap 4, jQuery, ASP.NET Core Web API, C#, SQL Server 2019, Azure IoT Hub, Azure Functions, Azure Blob Storage, RabbitMQ, JWT, TLS 1.2, XUnit, Selenium, Postman, Git, Azure DevOps, GitHub Actions, Serilog, Power BI, Agile.</w:t>
      </w:r>
    </w:p>
    <w:p w14:paraId="49854832" w14:textId="77777777" w:rsidR="00E00FDE" w:rsidRDefault="00E00FDE" w:rsidP="00E00FDE">
      <w:pPr>
        <w:pStyle w:val="BodyText"/>
        <w:spacing w:before="1"/>
        <w:ind w:left="153" w:firstLine="0"/>
        <w:jc w:val="both"/>
        <w:rPr>
          <w:b/>
          <w:color w:val="000000" w:themeColor="text1"/>
          <w:sz w:val="22"/>
          <w:szCs w:val="22"/>
        </w:rPr>
      </w:pPr>
    </w:p>
    <w:p w14:paraId="192F895F" w14:textId="77777777" w:rsidR="00E00FDE" w:rsidRPr="00145A44" w:rsidRDefault="00E00FDE" w:rsidP="00E00FDE">
      <w:pPr>
        <w:pStyle w:val="BodyText"/>
        <w:spacing w:before="1"/>
        <w:ind w:left="153" w:firstLine="0"/>
        <w:jc w:val="both"/>
        <w:rPr>
          <w:b/>
          <w:color w:val="000000" w:themeColor="text1"/>
          <w:sz w:val="22"/>
          <w:szCs w:val="22"/>
        </w:rPr>
      </w:pPr>
    </w:p>
    <w:p w14:paraId="4FB5C7DE" w14:textId="67DEB01F" w:rsidR="00E00FDE" w:rsidRPr="00145A44" w:rsidRDefault="00E00FDE" w:rsidP="00E00FDE">
      <w:pPr>
        <w:tabs>
          <w:tab w:val="left" w:pos="8075"/>
        </w:tabs>
        <w:ind w:left="153" w:right="4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</w:rPr>
        <w:t>BestBuy, Minneapolis, MN                                                                                                 Dec 2018 – May 20</w:t>
      </w:r>
      <w:r w:rsidR="00631A40">
        <w:rPr>
          <w:b/>
          <w:color w:val="000000" w:themeColor="text1"/>
        </w:rPr>
        <w:t>19</w:t>
      </w:r>
    </w:p>
    <w:p w14:paraId="0BC17EFF" w14:textId="77777777" w:rsidR="00E00FDE" w:rsidRPr="00145A44" w:rsidRDefault="00E00FDE" w:rsidP="00E00FDE">
      <w:pPr>
        <w:tabs>
          <w:tab w:val="left" w:pos="8075"/>
        </w:tabs>
        <w:ind w:left="153" w:right="4"/>
        <w:jc w:val="both"/>
        <w:rPr>
          <w:b/>
          <w:color w:val="000000" w:themeColor="text1"/>
          <w:spacing w:val="80"/>
        </w:rPr>
      </w:pPr>
      <w:r w:rsidRPr="00145A44">
        <w:rPr>
          <w:b/>
          <w:color w:val="000000" w:themeColor="text1"/>
        </w:rPr>
        <w:t>Role:</w:t>
      </w:r>
      <w:r w:rsidRPr="00145A44">
        <w:rPr>
          <w:b/>
          <w:color w:val="000000" w:themeColor="text1"/>
          <w:spacing w:val="80"/>
        </w:rPr>
        <w:t xml:space="preserve"> </w:t>
      </w:r>
      <w:r w:rsidRPr="00145A44">
        <w:rPr>
          <w:b/>
          <w:color w:val="000000" w:themeColor="text1"/>
        </w:rPr>
        <w:t>.Net Developer</w:t>
      </w:r>
    </w:p>
    <w:p w14:paraId="1931ACF8" w14:textId="77777777" w:rsidR="00E00FDE" w:rsidRPr="00145A44" w:rsidRDefault="00E00FDE" w:rsidP="00E00FDE">
      <w:pPr>
        <w:spacing w:line="228" w:lineRule="exact"/>
        <w:ind w:left="153" w:right="4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  <w:spacing w:val="-2"/>
        </w:rPr>
        <w:t>Responsibilities:</w:t>
      </w:r>
    </w:p>
    <w:p w14:paraId="21C55FA4" w14:textId="77777777" w:rsidR="00E00FDE" w:rsidRPr="00145A44" w:rsidRDefault="00E00FDE" w:rsidP="00E00FDE">
      <w:pPr>
        <w:pStyle w:val="ListParagraph"/>
        <w:numPr>
          <w:ilvl w:val="0"/>
          <w:numId w:val="3"/>
        </w:numPr>
        <w:tabs>
          <w:tab w:val="left" w:pos="1162"/>
        </w:tabs>
        <w:spacing w:before="1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Developed scalable web applications for financial transactions and customer data management using </w:t>
      </w:r>
      <w:r w:rsidRPr="00145A44">
        <w:rPr>
          <w:b/>
          <w:color w:val="000000" w:themeColor="text1"/>
        </w:rPr>
        <w:t>ASP.NET 4.0, WCF,</w:t>
      </w:r>
      <w:r w:rsidRPr="00145A44">
        <w:rPr>
          <w:bCs/>
          <w:color w:val="000000" w:themeColor="text1"/>
        </w:rPr>
        <w:t xml:space="preserve"> and </w:t>
      </w:r>
      <w:r w:rsidRPr="00145A44">
        <w:rPr>
          <w:b/>
          <w:color w:val="000000" w:themeColor="text1"/>
        </w:rPr>
        <w:t>SQL Server</w:t>
      </w:r>
      <w:r w:rsidRPr="00145A44">
        <w:rPr>
          <w:bCs/>
          <w:color w:val="000000" w:themeColor="text1"/>
        </w:rPr>
        <w:t>.</w:t>
      </w:r>
    </w:p>
    <w:p w14:paraId="2BF2DD3D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Developed scalable web applications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ASP.NET 4.0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WCF</w:t>
      </w:r>
      <w:r w:rsidRPr="00145A44">
        <w:rPr>
          <w:color w:val="000000" w:themeColor="text1"/>
          <w:sz w:val="22"/>
          <w:szCs w:val="22"/>
        </w:rPr>
        <w:t xml:space="preserve">,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SQL Server 2017</w:t>
      </w:r>
      <w:r w:rsidRPr="00145A44">
        <w:rPr>
          <w:color w:val="000000" w:themeColor="text1"/>
          <w:sz w:val="22"/>
          <w:szCs w:val="22"/>
        </w:rPr>
        <w:t>.</w:t>
      </w:r>
    </w:p>
    <w:p w14:paraId="1F1E2BA7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Contributed to full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SDLC</w:t>
      </w:r>
      <w:r w:rsidRPr="00145A44">
        <w:rPr>
          <w:color w:val="000000" w:themeColor="text1"/>
          <w:sz w:val="22"/>
          <w:szCs w:val="22"/>
        </w:rPr>
        <w:t xml:space="preserve"> with Agile ceremonies including sprint planning and retrospectives.</w:t>
      </w:r>
    </w:p>
    <w:p w14:paraId="637D6BE0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lastRenderedPageBreak/>
        <w:t xml:space="preserve">Designed and implemented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SOA</w:t>
      </w:r>
      <w:r w:rsidRPr="00145A44">
        <w:rPr>
          <w:color w:val="000000" w:themeColor="text1"/>
          <w:sz w:val="22"/>
          <w:szCs w:val="22"/>
        </w:rPr>
        <w:t xml:space="preserve"> with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WCF</w:t>
      </w:r>
      <w:r w:rsidRPr="00145A44">
        <w:rPr>
          <w:color w:val="000000" w:themeColor="text1"/>
          <w:sz w:val="22"/>
          <w:szCs w:val="22"/>
        </w:rPr>
        <w:t xml:space="preserve">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RESTful APIs</w:t>
      </w:r>
      <w:r w:rsidRPr="00145A44">
        <w:rPr>
          <w:color w:val="000000" w:themeColor="text1"/>
          <w:sz w:val="22"/>
          <w:szCs w:val="22"/>
        </w:rPr>
        <w:t xml:space="preserve">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XML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WSDL</w:t>
      </w:r>
      <w:r w:rsidRPr="00145A44">
        <w:rPr>
          <w:color w:val="000000" w:themeColor="text1"/>
          <w:sz w:val="22"/>
          <w:szCs w:val="22"/>
        </w:rPr>
        <w:t xml:space="preserve">,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SOAP</w:t>
      </w:r>
      <w:r w:rsidRPr="00145A44">
        <w:rPr>
          <w:color w:val="000000" w:themeColor="text1"/>
          <w:sz w:val="22"/>
          <w:szCs w:val="22"/>
        </w:rPr>
        <w:t>.</w:t>
      </w:r>
    </w:p>
    <w:p w14:paraId="08ADC077" w14:textId="77777777" w:rsidR="00E00FDE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E00FDE">
        <w:rPr>
          <w:color w:val="000000" w:themeColor="text1"/>
          <w:sz w:val="22"/>
          <w:szCs w:val="22"/>
        </w:rPr>
        <w:t xml:space="preserve">Built responsive frontends using </w:t>
      </w:r>
      <w:r w:rsidRPr="00E00FDE">
        <w:rPr>
          <w:b/>
          <w:bCs/>
          <w:color w:val="000000" w:themeColor="text1"/>
          <w:sz w:val="22"/>
          <w:szCs w:val="22"/>
        </w:rPr>
        <w:t>React 16.x, Redux, Bootstrap 4, and jQuery 3.x</w:t>
      </w:r>
      <w:r w:rsidRPr="00E00FDE">
        <w:rPr>
          <w:color w:val="000000" w:themeColor="text1"/>
          <w:sz w:val="22"/>
          <w:szCs w:val="22"/>
        </w:rPr>
        <w:t>, ensuring cross-browser compatibility and improved user experience.</w:t>
      </w:r>
    </w:p>
    <w:p w14:paraId="4B5171D1" w14:textId="77777777" w:rsidR="00E00FDE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>
        <w:t xml:space="preserve">Developed reusable </w:t>
      </w:r>
      <w:r w:rsidRPr="00E00FDE">
        <w:rPr>
          <w:rStyle w:val="Strong"/>
          <w:rFonts w:eastAsiaTheme="majorEastAsia"/>
        </w:rPr>
        <w:t>React components</w:t>
      </w:r>
      <w:r>
        <w:t xml:space="preserve"> with JSX and Hooks, improving code maintainability and reducing duplication across financial transaction modules.</w:t>
      </w:r>
    </w:p>
    <w:p w14:paraId="1397B8F8" w14:textId="77777777" w:rsidR="00E00FDE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>
        <w:t xml:space="preserve">Implemented </w:t>
      </w:r>
      <w:r w:rsidRPr="00E00FDE">
        <w:rPr>
          <w:rStyle w:val="Strong"/>
          <w:rFonts w:eastAsiaTheme="majorEastAsia"/>
        </w:rPr>
        <w:t>state management with Redux</w:t>
      </w:r>
      <w:r>
        <w:t xml:space="preserve"> to handle complex application state and asynchronous API calls, streamlining data flow between UI and backend services.</w:t>
      </w:r>
    </w:p>
    <w:p w14:paraId="17E23243" w14:textId="77777777" w:rsidR="00E00FDE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>
        <w:t xml:space="preserve">Optimized frontend performance using </w:t>
      </w:r>
      <w:r w:rsidRPr="00E00FDE">
        <w:rPr>
          <w:rStyle w:val="Strong"/>
          <w:rFonts w:eastAsiaTheme="majorEastAsia"/>
        </w:rPr>
        <w:t>React Virtual DOM</w:t>
      </w:r>
      <w:r>
        <w:t>, lazy loading, and code splitting techniques to enhance load times.</w:t>
      </w:r>
    </w:p>
    <w:p w14:paraId="5100C2F8" w14:textId="62040F0E" w:rsidR="00E00FDE" w:rsidRPr="00E00FDE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>
        <w:t xml:space="preserve">Integrated RESTful APIs with </w:t>
      </w:r>
      <w:r w:rsidRPr="00E00FDE">
        <w:rPr>
          <w:rStyle w:val="Strong"/>
          <w:rFonts w:eastAsiaTheme="majorEastAsia"/>
        </w:rPr>
        <w:t>Axios</w:t>
      </w:r>
      <w:r>
        <w:t xml:space="preserve"> and managed asynchronous data exchange using </w:t>
      </w:r>
      <w:r w:rsidRPr="00E00FDE">
        <w:rPr>
          <w:rStyle w:val="Strong"/>
          <w:rFonts w:eastAsiaTheme="majorEastAsia"/>
        </w:rPr>
        <w:t>JSON and AJAX</w:t>
      </w:r>
      <w:r>
        <w:t>, improving real-time customer data updates.</w:t>
      </w:r>
    </w:p>
    <w:p w14:paraId="234A3404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Developed backend APIs and logic with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C# 7.x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VB.NET</w:t>
      </w:r>
      <w:r w:rsidRPr="00145A44">
        <w:rPr>
          <w:color w:val="000000" w:themeColor="text1"/>
          <w:sz w:val="22"/>
          <w:szCs w:val="22"/>
        </w:rPr>
        <w:t xml:space="preserve">,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ASP.NET MVC 5</w:t>
      </w:r>
      <w:r w:rsidRPr="00145A44">
        <w:rPr>
          <w:color w:val="000000" w:themeColor="text1"/>
          <w:sz w:val="22"/>
          <w:szCs w:val="22"/>
        </w:rPr>
        <w:t>.</w:t>
      </w:r>
    </w:p>
    <w:p w14:paraId="70BA4B27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Developed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PL/SQL</w:t>
      </w:r>
      <w:r w:rsidRPr="00145A44">
        <w:rPr>
          <w:color w:val="000000" w:themeColor="text1"/>
          <w:sz w:val="22"/>
          <w:szCs w:val="22"/>
        </w:rPr>
        <w:t xml:space="preserve"> packages on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Oracle 12c</w:t>
      </w:r>
      <w:r w:rsidRPr="00145A44">
        <w:rPr>
          <w:color w:val="000000" w:themeColor="text1"/>
          <w:sz w:val="22"/>
          <w:szCs w:val="22"/>
        </w:rPr>
        <w:t xml:space="preserve"> for transactional data management.</w:t>
      </w:r>
    </w:p>
    <w:p w14:paraId="35E1FEDF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Migrated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WinForms</w:t>
      </w:r>
      <w:r w:rsidRPr="00145A44">
        <w:rPr>
          <w:color w:val="000000" w:themeColor="text1"/>
          <w:sz w:val="22"/>
          <w:szCs w:val="22"/>
        </w:rPr>
        <w:t xml:space="preserve"> applications to scalable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N-Tier ASP.NET MVC 5</w:t>
      </w:r>
      <w:r w:rsidRPr="00145A44">
        <w:rPr>
          <w:color w:val="000000" w:themeColor="text1"/>
          <w:sz w:val="22"/>
          <w:szCs w:val="22"/>
        </w:rPr>
        <w:t xml:space="preserve"> web applications.</w:t>
      </w:r>
    </w:p>
    <w:p w14:paraId="39FB7379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Led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TDD</w:t>
      </w:r>
      <w:r w:rsidRPr="00145A44">
        <w:rPr>
          <w:color w:val="000000" w:themeColor="text1"/>
          <w:sz w:val="22"/>
          <w:szCs w:val="22"/>
        </w:rPr>
        <w:t xml:space="preserve"> adoption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Unity DI</w:t>
      </w:r>
      <w:r w:rsidRPr="00145A44">
        <w:rPr>
          <w:color w:val="000000" w:themeColor="text1"/>
          <w:sz w:val="22"/>
          <w:szCs w:val="22"/>
        </w:rPr>
        <w:t xml:space="preserve"> framework and generic repository patterns.</w:t>
      </w:r>
    </w:p>
    <w:p w14:paraId="7E89C737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Used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Git</w:t>
      </w:r>
      <w:r w:rsidRPr="00145A44">
        <w:rPr>
          <w:color w:val="000000" w:themeColor="text1"/>
          <w:sz w:val="22"/>
          <w:szCs w:val="22"/>
        </w:rPr>
        <w:t xml:space="preserve">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TFS</w:t>
      </w:r>
      <w:r w:rsidRPr="00145A44">
        <w:rPr>
          <w:color w:val="000000" w:themeColor="text1"/>
          <w:sz w:val="22"/>
          <w:szCs w:val="22"/>
        </w:rPr>
        <w:t xml:space="preserve"> for version control and team collaboration.</w:t>
      </w:r>
    </w:p>
    <w:p w14:paraId="06AC7628" w14:textId="6E450EE1" w:rsidR="00E00FDE" w:rsidRPr="00A7383E" w:rsidRDefault="00E00FDE" w:rsidP="00E00FDE">
      <w:pPr>
        <w:pStyle w:val="NormalWeb"/>
        <w:ind w:left="142"/>
        <w:jc w:val="both"/>
        <w:rPr>
          <w:color w:val="000000" w:themeColor="text1"/>
          <w:sz w:val="22"/>
          <w:szCs w:val="22"/>
        </w:rPr>
      </w:pPr>
      <w:r w:rsidRPr="00145A44">
        <w:rPr>
          <w:b/>
          <w:color w:val="000000" w:themeColor="text1"/>
          <w:sz w:val="22"/>
          <w:szCs w:val="22"/>
        </w:rPr>
        <w:t>Environment:</w:t>
      </w:r>
      <w:r w:rsidRPr="00145A44">
        <w:rPr>
          <w:b/>
          <w:color w:val="000000" w:themeColor="text1"/>
          <w:spacing w:val="38"/>
          <w:sz w:val="22"/>
          <w:szCs w:val="22"/>
        </w:rPr>
        <w:t xml:space="preserve"> </w:t>
      </w:r>
      <w:r w:rsidRPr="00145A44">
        <w:rPr>
          <w:bCs/>
          <w:color w:val="000000" w:themeColor="text1"/>
          <w:sz w:val="22"/>
          <w:szCs w:val="22"/>
        </w:rPr>
        <w:t>C# 7.x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ASP.NET 4.0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WCF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RESTful APIs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SOAP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SQL Server 2017</w:t>
      </w:r>
      <w:r w:rsidRPr="00145A44">
        <w:rPr>
          <w:color w:val="000000" w:themeColor="text1"/>
          <w:sz w:val="22"/>
          <w:szCs w:val="22"/>
        </w:rPr>
        <w:t xml:space="preserve">, </w:t>
      </w:r>
      <w:r>
        <w:rPr>
          <w:bCs/>
          <w:color w:val="000000" w:themeColor="text1"/>
          <w:sz w:val="22"/>
          <w:szCs w:val="22"/>
        </w:rPr>
        <w:t>React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Bootstrap 4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jQuery 3.x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JSON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AJAX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VB.NET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ASP.NET MVC 5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PL/SQL (Oracle 12c)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WinForms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Unity DI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Git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bCs/>
          <w:color w:val="000000" w:themeColor="text1"/>
          <w:sz w:val="22"/>
          <w:szCs w:val="22"/>
        </w:rPr>
        <w:t>TFS.</w:t>
      </w:r>
    </w:p>
    <w:p w14:paraId="213D82AC" w14:textId="77777777" w:rsidR="00E00FDE" w:rsidRPr="00145A44" w:rsidRDefault="00E00FDE" w:rsidP="00E00FDE">
      <w:pPr>
        <w:spacing w:before="3" w:line="254" w:lineRule="auto"/>
        <w:ind w:left="153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</w:rPr>
        <w:t>Client: Barclays, Pune, India</w:t>
      </w:r>
      <w:r w:rsidRPr="00145A44">
        <w:rPr>
          <w:b/>
          <w:color w:val="000000" w:themeColor="text1"/>
        </w:rPr>
        <w:tab/>
      </w:r>
      <w:r w:rsidRPr="00145A44">
        <w:rPr>
          <w:b/>
          <w:color w:val="000000" w:themeColor="text1"/>
        </w:rPr>
        <w:tab/>
      </w:r>
      <w:r w:rsidRPr="00145A44">
        <w:rPr>
          <w:b/>
          <w:color w:val="000000" w:themeColor="text1"/>
        </w:rPr>
        <w:tab/>
        <w:t xml:space="preserve">                                                                             Aug 2015 – Oct 2018</w:t>
      </w:r>
    </w:p>
    <w:p w14:paraId="4FCAC56B" w14:textId="77777777" w:rsidR="00E00FDE" w:rsidRPr="00145A44" w:rsidRDefault="00E00FDE" w:rsidP="00E00FDE">
      <w:pPr>
        <w:spacing w:before="3" w:line="254" w:lineRule="auto"/>
        <w:ind w:left="153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</w:rPr>
        <w:t>Role: .Net Developer</w:t>
      </w:r>
    </w:p>
    <w:p w14:paraId="310477E8" w14:textId="77777777" w:rsidR="00E00FDE" w:rsidRPr="00145A44" w:rsidRDefault="00E00FDE" w:rsidP="00E00FDE">
      <w:pPr>
        <w:spacing w:before="3" w:line="254" w:lineRule="auto"/>
        <w:ind w:left="153"/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</w:rPr>
        <w:t>Responsibilities:</w:t>
      </w:r>
    </w:p>
    <w:p w14:paraId="1378D78D" w14:textId="77777777" w:rsidR="00E00FDE" w:rsidRPr="00145A44" w:rsidRDefault="00E00FDE" w:rsidP="00E00FDE">
      <w:pPr>
        <w:pStyle w:val="ListParagraph"/>
        <w:numPr>
          <w:ilvl w:val="0"/>
          <w:numId w:val="3"/>
        </w:numPr>
        <w:tabs>
          <w:tab w:val="left" w:pos="1162"/>
        </w:tabs>
        <w:spacing w:before="1"/>
        <w:ind w:left="567" w:hanging="283"/>
        <w:contextualSpacing w:val="0"/>
        <w:jc w:val="both"/>
        <w:rPr>
          <w:bCs/>
          <w:color w:val="000000" w:themeColor="text1"/>
        </w:rPr>
      </w:pPr>
      <w:r w:rsidRPr="00145A44">
        <w:rPr>
          <w:color w:val="000000" w:themeColor="text1"/>
        </w:rPr>
        <w:t xml:space="preserve">Contributed to full </w:t>
      </w:r>
      <w:r w:rsidRPr="00145A44">
        <w:rPr>
          <w:rStyle w:val="Strong"/>
          <w:rFonts w:eastAsiaTheme="majorEastAsia"/>
          <w:color w:val="000000" w:themeColor="text1"/>
        </w:rPr>
        <w:t>SDLC</w:t>
      </w:r>
      <w:r w:rsidRPr="00145A44">
        <w:rPr>
          <w:color w:val="000000" w:themeColor="text1"/>
        </w:rPr>
        <w:t xml:space="preserve"> and Agile ceremonies, ensuring quality delivery.</w:t>
      </w:r>
    </w:p>
    <w:p w14:paraId="1DF1EEA7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Designed and implemented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SOA</w:t>
      </w:r>
      <w:r w:rsidRPr="00145A44">
        <w:rPr>
          <w:color w:val="000000" w:themeColor="text1"/>
          <w:sz w:val="22"/>
          <w:szCs w:val="22"/>
        </w:rPr>
        <w:t xml:space="preserve">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WCF</w:t>
      </w:r>
      <w:r w:rsidRPr="00145A44">
        <w:rPr>
          <w:color w:val="000000" w:themeColor="text1"/>
          <w:sz w:val="22"/>
          <w:szCs w:val="22"/>
        </w:rPr>
        <w:t xml:space="preserve">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RESTful APIs</w:t>
      </w:r>
      <w:r w:rsidRPr="00145A44">
        <w:rPr>
          <w:color w:val="000000" w:themeColor="text1"/>
          <w:sz w:val="22"/>
          <w:szCs w:val="22"/>
        </w:rPr>
        <w:t xml:space="preserve"> with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XML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WSDL</w:t>
      </w:r>
      <w:r w:rsidRPr="00145A44">
        <w:rPr>
          <w:color w:val="000000" w:themeColor="text1"/>
          <w:sz w:val="22"/>
          <w:szCs w:val="22"/>
        </w:rPr>
        <w:t xml:space="preserve">,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SOAP</w:t>
      </w:r>
      <w:r w:rsidRPr="00145A44">
        <w:rPr>
          <w:color w:val="000000" w:themeColor="text1"/>
          <w:sz w:val="22"/>
          <w:szCs w:val="22"/>
        </w:rPr>
        <w:t>.</w:t>
      </w:r>
    </w:p>
    <w:p w14:paraId="655D3982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Developed responsive frontends with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Angular 5</w:t>
      </w:r>
      <w:r w:rsidRPr="00145A44">
        <w:rPr>
          <w:color w:val="000000" w:themeColor="text1"/>
          <w:sz w:val="22"/>
          <w:szCs w:val="22"/>
        </w:rPr>
        <w:t xml:space="preserve">, including form validation and dynamic UI features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Bootstrap 4</w:t>
      </w:r>
      <w:r w:rsidRPr="00145A44">
        <w:rPr>
          <w:color w:val="000000" w:themeColor="text1"/>
          <w:sz w:val="22"/>
          <w:szCs w:val="22"/>
        </w:rPr>
        <w:t xml:space="preserve">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jQuery 3.x</w:t>
      </w:r>
      <w:r w:rsidRPr="00145A44">
        <w:rPr>
          <w:color w:val="000000" w:themeColor="text1"/>
          <w:sz w:val="22"/>
          <w:szCs w:val="22"/>
        </w:rPr>
        <w:t>.</w:t>
      </w:r>
    </w:p>
    <w:p w14:paraId="44741CF3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Managed asynchronous data exchange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JSON</w:t>
      </w:r>
      <w:r w:rsidRPr="00145A44">
        <w:rPr>
          <w:color w:val="000000" w:themeColor="text1"/>
          <w:sz w:val="22"/>
          <w:szCs w:val="22"/>
        </w:rPr>
        <w:t xml:space="preserve">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AJAX</w:t>
      </w:r>
      <w:r w:rsidRPr="00145A44">
        <w:rPr>
          <w:color w:val="000000" w:themeColor="text1"/>
          <w:sz w:val="22"/>
          <w:szCs w:val="22"/>
        </w:rPr>
        <w:t>.</w:t>
      </w:r>
    </w:p>
    <w:p w14:paraId="35875F42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Developed backend logic with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C# 7.x</w:t>
      </w:r>
      <w:r w:rsidRPr="00145A44">
        <w:rPr>
          <w:color w:val="000000" w:themeColor="text1"/>
          <w:sz w:val="22"/>
          <w:szCs w:val="22"/>
        </w:rPr>
        <w:t xml:space="preserve">,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VB.NET</w:t>
      </w:r>
      <w:r w:rsidRPr="00145A44">
        <w:rPr>
          <w:color w:val="000000" w:themeColor="text1"/>
          <w:sz w:val="22"/>
          <w:szCs w:val="22"/>
        </w:rPr>
        <w:t xml:space="preserve">,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ASP.NET Core MVC 2.x</w:t>
      </w:r>
      <w:r w:rsidRPr="00145A44">
        <w:rPr>
          <w:color w:val="000000" w:themeColor="text1"/>
          <w:sz w:val="22"/>
          <w:szCs w:val="22"/>
        </w:rPr>
        <w:t>.</w:t>
      </w:r>
    </w:p>
    <w:p w14:paraId="255E3DAC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Developed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PL/SQL</w:t>
      </w:r>
      <w:r w:rsidRPr="00145A44">
        <w:rPr>
          <w:color w:val="000000" w:themeColor="text1"/>
          <w:sz w:val="22"/>
          <w:szCs w:val="22"/>
        </w:rPr>
        <w:t xml:space="preserve"> packages on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Oracle 12c</w:t>
      </w:r>
      <w:r w:rsidRPr="00145A44">
        <w:rPr>
          <w:color w:val="000000" w:themeColor="text1"/>
          <w:sz w:val="22"/>
          <w:szCs w:val="22"/>
        </w:rPr>
        <w:t xml:space="preserve"> for transactional data management.</w:t>
      </w:r>
    </w:p>
    <w:p w14:paraId="2B70A908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Migrated legacy applications to scalable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N-Tier ASP.NET Core MVC 2.x</w:t>
      </w:r>
      <w:r w:rsidRPr="00145A44">
        <w:rPr>
          <w:color w:val="000000" w:themeColor="text1"/>
          <w:sz w:val="22"/>
          <w:szCs w:val="22"/>
        </w:rPr>
        <w:t xml:space="preserve"> web applications.</w:t>
      </w:r>
    </w:p>
    <w:p w14:paraId="1C115E91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Led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TDD</w:t>
      </w:r>
      <w:r w:rsidRPr="00145A44">
        <w:rPr>
          <w:color w:val="000000" w:themeColor="text1"/>
          <w:sz w:val="22"/>
          <w:szCs w:val="22"/>
        </w:rPr>
        <w:t xml:space="preserve"> adoption using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Unity DI</w:t>
      </w:r>
      <w:r w:rsidRPr="00145A44">
        <w:rPr>
          <w:color w:val="000000" w:themeColor="text1"/>
          <w:sz w:val="22"/>
          <w:szCs w:val="22"/>
        </w:rPr>
        <w:t xml:space="preserve"> framework and generic repository pattern.</w:t>
      </w:r>
    </w:p>
    <w:p w14:paraId="61659F2A" w14:textId="77777777" w:rsidR="00E00FDE" w:rsidRPr="00145A44" w:rsidRDefault="00E00FDE" w:rsidP="00E00FDE">
      <w:pPr>
        <w:pStyle w:val="NormalWeb"/>
        <w:numPr>
          <w:ilvl w:val="0"/>
          <w:numId w:val="3"/>
        </w:numPr>
        <w:ind w:left="567" w:hanging="283"/>
        <w:jc w:val="both"/>
        <w:rPr>
          <w:color w:val="000000" w:themeColor="text1"/>
          <w:sz w:val="22"/>
          <w:szCs w:val="22"/>
        </w:rPr>
      </w:pPr>
      <w:r w:rsidRPr="00145A44">
        <w:rPr>
          <w:color w:val="000000" w:themeColor="text1"/>
          <w:sz w:val="22"/>
          <w:szCs w:val="22"/>
        </w:rPr>
        <w:t xml:space="preserve">Used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Git</w:t>
      </w:r>
      <w:r w:rsidRPr="00145A44">
        <w:rPr>
          <w:color w:val="000000" w:themeColor="text1"/>
          <w:sz w:val="22"/>
          <w:szCs w:val="22"/>
        </w:rPr>
        <w:t xml:space="preserve"> and </w:t>
      </w:r>
      <w:r w:rsidRPr="00145A44">
        <w:rPr>
          <w:rStyle w:val="Strong"/>
          <w:rFonts w:eastAsiaTheme="majorEastAsia"/>
          <w:color w:val="000000" w:themeColor="text1"/>
          <w:sz w:val="22"/>
          <w:szCs w:val="22"/>
        </w:rPr>
        <w:t>TFS</w:t>
      </w:r>
      <w:r w:rsidRPr="00145A44">
        <w:rPr>
          <w:color w:val="000000" w:themeColor="text1"/>
          <w:sz w:val="22"/>
          <w:szCs w:val="22"/>
        </w:rPr>
        <w:t xml:space="preserve"> for version control and collaboration.</w:t>
      </w:r>
    </w:p>
    <w:p w14:paraId="1297FAD5" w14:textId="77777777" w:rsidR="00E00FDE" w:rsidRPr="00145A44" w:rsidRDefault="00E00FDE" w:rsidP="00E00FDE">
      <w:pPr>
        <w:pStyle w:val="NormalWeb"/>
        <w:ind w:left="142"/>
        <w:jc w:val="both"/>
        <w:rPr>
          <w:bCs/>
          <w:color w:val="000000" w:themeColor="text1"/>
          <w:sz w:val="22"/>
          <w:szCs w:val="22"/>
        </w:rPr>
      </w:pPr>
      <w:r w:rsidRPr="00145A44">
        <w:rPr>
          <w:b/>
          <w:bCs/>
          <w:color w:val="000000" w:themeColor="text1"/>
          <w:sz w:val="22"/>
          <w:szCs w:val="22"/>
        </w:rPr>
        <w:t xml:space="preserve">Environment: </w:t>
      </w:r>
      <w:r w:rsidRPr="00145A44">
        <w:rPr>
          <w:bCs/>
          <w:color w:val="000000" w:themeColor="text1"/>
          <w:sz w:val="22"/>
          <w:szCs w:val="22"/>
        </w:rPr>
        <w:t>C# 7.x, ASP.NET 4.0, WCF, RESTful APIs, SOAP, SQL Server 2017, Angular 5, HTML5, CSS3, JavaScript, Bootstrap 4, JWT, .NET Core 3.1, ASP.NET Core MVC 3.1, MongoDB, Azure, T-SQL, RBAC.</w:t>
      </w:r>
    </w:p>
    <w:p w14:paraId="6B7E786C" w14:textId="77777777" w:rsidR="00E00FDE" w:rsidRPr="00145A44" w:rsidRDefault="00E00FDE" w:rsidP="00E00FDE">
      <w:pPr>
        <w:jc w:val="both"/>
        <w:rPr>
          <w:b/>
          <w:color w:val="000000" w:themeColor="text1"/>
        </w:rPr>
      </w:pPr>
      <w:r w:rsidRPr="00145A44">
        <w:rPr>
          <w:b/>
          <w:color w:val="000000" w:themeColor="text1"/>
        </w:rPr>
        <w:t xml:space="preserve">  Academic Qualification:</w:t>
      </w:r>
    </w:p>
    <w:p w14:paraId="6DDEA62B" w14:textId="77777777" w:rsidR="00E00FDE" w:rsidRPr="00145A44" w:rsidRDefault="00E00FDE" w:rsidP="00E00FDE">
      <w:pPr>
        <w:jc w:val="both"/>
        <w:rPr>
          <w:bCs/>
          <w:color w:val="000000" w:themeColor="text1"/>
        </w:rPr>
      </w:pPr>
      <w:r w:rsidRPr="00145A44">
        <w:rPr>
          <w:bCs/>
          <w:color w:val="000000" w:themeColor="text1"/>
        </w:rPr>
        <w:t xml:space="preserve">  Bachelor’s in Computer Science(CS), Bharath University, Tamil Nadu, Chennai</w:t>
      </w:r>
    </w:p>
    <w:p w14:paraId="11999EDC" w14:textId="77777777" w:rsidR="00E00FDE" w:rsidRDefault="00E00FDE" w:rsidP="00E00FDE">
      <w:pPr>
        <w:jc w:val="both"/>
      </w:pPr>
    </w:p>
    <w:p w14:paraId="2E499ED6" w14:textId="77777777" w:rsidR="00330A64" w:rsidRDefault="00330A64"/>
    <w:sectPr w:rsidR="00330A64" w:rsidSect="00E00FDE">
      <w:pgSz w:w="11910" w:h="16840"/>
      <w:pgMar w:top="620" w:right="708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5CD9"/>
    <w:multiLevelType w:val="hybridMultilevel"/>
    <w:tmpl w:val="3566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8126F"/>
    <w:multiLevelType w:val="hybridMultilevel"/>
    <w:tmpl w:val="ADCAB9C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4163774"/>
    <w:multiLevelType w:val="hybridMultilevel"/>
    <w:tmpl w:val="D3363780"/>
    <w:lvl w:ilvl="0" w:tplc="8FA08820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24D2A2">
      <w:numFmt w:val="bullet"/>
      <w:lvlText w:val=""/>
      <w:lvlJc w:val="left"/>
      <w:pPr>
        <w:ind w:left="1162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3266C4C6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3" w:tplc="59627A52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4" w:tplc="01EC20F8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5" w:tplc="556A1D2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6" w:tplc="C662257A">
      <w:numFmt w:val="bullet"/>
      <w:lvlText w:val="•"/>
      <w:lvlJc w:val="left"/>
      <w:pPr>
        <w:ind w:left="6422" w:hanging="360"/>
      </w:pPr>
      <w:rPr>
        <w:rFonts w:hint="default"/>
        <w:lang w:val="en-US" w:eastAsia="en-US" w:bidi="ar-SA"/>
      </w:rPr>
    </w:lvl>
    <w:lvl w:ilvl="7" w:tplc="2D4AFF62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8" w:tplc="14509672">
      <w:numFmt w:val="bullet"/>
      <w:lvlText w:val="•"/>
      <w:lvlJc w:val="left"/>
      <w:pPr>
        <w:ind w:left="852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7EF5115"/>
    <w:multiLevelType w:val="hybridMultilevel"/>
    <w:tmpl w:val="8E1654A4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4" w15:restartNumberingAfterBreak="0">
    <w:nsid w:val="5E220744"/>
    <w:multiLevelType w:val="hybridMultilevel"/>
    <w:tmpl w:val="BDD2D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2B16AA"/>
    <w:multiLevelType w:val="hybridMultilevel"/>
    <w:tmpl w:val="45229E7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3788458">
    <w:abstractNumId w:val="2"/>
  </w:num>
  <w:num w:numId="2" w16cid:durableId="1602564589">
    <w:abstractNumId w:val="3"/>
  </w:num>
  <w:num w:numId="3" w16cid:durableId="1624847786">
    <w:abstractNumId w:val="0"/>
  </w:num>
  <w:num w:numId="4" w16cid:durableId="1419668733">
    <w:abstractNumId w:val="1"/>
  </w:num>
  <w:num w:numId="5" w16cid:durableId="5326992">
    <w:abstractNumId w:val="5"/>
  </w:num>
  <w:num w:numId="6" w16cid:durableId="922758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DE"/>
    <w:rsid w:val="00274C18"/>
    <w:rsid w:val="00330A64"/>
    <w:rsid w:val="003468ED"/>
    <w:rsid w:val="00375ABE"/>
    <w:rsid w:val="004E3DC8"/>
    <w:rsid w:val="005763F5"/>
    <w:rsid w:val="00631A40"/>
    <w:rsid w:val="0071784F"/>
    <w:rsid w:val="008212A5"/>
    <w:rsid w:val="009211B1"/>
    <w:rsid w:val="00971D4F"/>
    <w:rsid w:val="00A01EBA"/>
    <w:rsid w:val="00B97ABA"/>
    <w:rsid w:val="00C641F7"/>
    <w:rsid w:val="00E00FDE"/>
    <w:rsid w:val="00E17F1C"/>
    <w:rsid w:val="00E77FF7"/>
    <w:rsid w:val="00F16DFA"/>
    <w:rsid w:val="00FA4E57"/>
    <w:rsid w:val="00FB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EDB8"/>
  <w15:chartTrackingRefBased/>
  <w15:docId w15:val="{75246042-4342-4FA9-A9E3-D2BED81D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F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D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E0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D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00FDE"/>
    <w:pPr>
      <w:ind w:left="874" w:hanging="36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0FD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E00FDE"/>
    <w:rPr>
      <w:color w:val="467886" w:themeColor="hyperlink"/>
      <w:u w:val="single"/>
    </w:rPr>
  </w:style>
  <w:style w:type="character" w:styleId="Strong">
    <w:name w:val="Strong"/>
    <w:uiPriority w:val="22"/>
    <w:qFormat/>
    <w:rsid w:val="00E00FDE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E00FDE"/>
  </w:style>
  <w:style w:type="paragraph" w:styleId="NormalWeb">
    <w:name w:val="Normal (Web)"/>
    <w:basedOn w:val="Normal"/>
    <w:uiPriority w:val="99"/>
    <w:unhideWhenUsed/>
    <w:rsid w:val="00E00FD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00FDE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avithra18b81" TargetMode="External"/><Relationship Id="rId5" Type="http://schemas.openxmlformats.org/officeDocument/2006/relationships/hyperlink" Target="mailto:pavisuryadeva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3103</Words>
  <Characters>17692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Suryadevara</dc:creator>
  <cp:keywords/>
  <dc:description/>
  <cp:lastModifiedBy>Pavithra Suryadevara</cp:lastModifiedBy>
  <cp:revision>9</cp:revision>
  <dcterms:created xsi:type="dcterms:W3CDTF">2026-03-09T01:49:00Z</dcterms:created>
  <dcterms:modified xsi:type="dcterms:W3CDTF">2026-03-09T17:11:00Z</dcterms:modified>
</cp:coreProperties>
</file>