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20DBA" w14:textId="77777777" w:rsidR="00D4339C" w:rsidRDefault="00EE5187">
      <w:pPr>
        <w:spacing w:after="0" w:line="240" w:lineRule="auto"/>
        <w:ind w:right="-540"/>
        <w:jc w:val="center"/>
        <w:rPr>
          <w:rFonts w:ascii="Arial" w:eastAsia="Arial" w:hAnsi="Arial" w:cs="Arial"/>
          <w:b/>
        </w:rPr>
      </w:pPr>
      <w:r>
        <w:rPr>
          <w:rFonts w:ascii="Arial" w:eastAsia="Arial" w:hAnsi="Arial" w:cs="Arial"/>
          <w:b/>
        </w:rPr>
        <w:t>Raghuram Bhagawatula</w:t>
      </w:r>
    </w:p>
    <w:p w14:paraId="600ED3B1" w14:textId="77777777" w:rsidR="00D4339C" w:rsidRDefault="00EE5187">
      <w:pPr>
        <w:spacing w:after="0" w:line="240" w:lineRule="auto"/>
        <w:ind w:right="-540"/>
        <w:jc w:val="center"/>
        <w:rPr>
          <w:rFonts w:ascii="Arial" w:eastAsia="Arial" w:hAnsi="Arial" w:cs="Arial"/>
          <w:b/>
        </w:rPr>
      </w:pPr>
      <w:r>
        <w:rPr>
          <w:rFonts w:ascii="Arial" w:eastAsia="Arial" w:hAnsi="Arial" w:cs="Arial"/>
          <w:b/>
        </w:rPr>
        <w:t>317-478-0501</w:t>
      </w:r>
    </w:p>
    <w:p w14:paraId="2ED3E2E9" w14:textId="77777777" w:rsidR="00D4339C" w:rsidRDefault="00EE5187">
      <w:pPr>
        <w:spacing w:after="0" w:line="240" w:lineRule="auto"/>
        <w:ind w:right="-540"/>
        <w:jc w:val="center"/>
        <w:rPr>
          <w:rFonts w:ascii="Arial" w:eastAsia="Arial" w:hAnsi="Arial" w:cs="Arial"/>
          <w:b/>
        </w:rPr>
      </w:pPr>
      <w:r>
        <w:rPr>
          <w:rFonts w:ascii="Arial" w:eastAsia="Arial" w:hAnsi="Arial" w:cs="Arial"/>
          <w:b/>
        </w:rPr>
        <w:t>Raghu29aug@gmail.com</w:t>
      </w:r>
    </w:p>
    <w:p w14:paraId="672A6659" w14:textId="77777777" w:rsidR="00D4339C" w:rsidRDefault="00D4339C">
      <w:pPr>
        <w:spacing w:after="0" w:line="240" w:lineRule="auto"/>
        <w:jc w:val="both"/>
        <w:rPr>
          <w:rFonts w:ascii="Arial" w:eastAsia="Arial" w:hAnsi="Arial" w:cs="Arial"/>
          <w:b/>
        </w:rPr>
      </w:pPr>
    </w:p>
    <w:p w14:paraId="0A37501D" w14:textId="77777777" w:rsidR="00D4339C" w:rsidRDefault="00D4339C">
      <w:pPr>
        <w:spacing w:after="0" w:line="240" w:lineRule="auto"/>
        <w:jc w:val="both"/>
        <w:rPr>
          <w:rFonts w:ascii="Arial" w:eastAsia="Arial" w:hAnsi="Arial" w:cs="Arial"/>
          <w:b/>
          <w:sz w:val="20"/>
        </w:rPr>
      </w:pPr>
    </w:p>
    <w:p w14:paraId="513C4D1D" w14:textId="77777777" w:rsidR="00D4339C" w:rsidRDefault="00EE5187">
      <w:pPr>
        <w:keepNext/>
        <w:spacing w:after="0" w:line="240" w:lineRule="auto"/>
        <w:jc w:val="both"/>
        <w:rPr>
          <w:rFonts w:ascii="Arial" w:eastAsia="Arial" w:hAnsi="Arial" w:cs="Arial"/>
          <w:b/>
        </w:rPr>
      </w:pPr>
      <w:r>
        <w:rPr>
          <w:rFonts w:ascii="Arial" w:eastAsia="Arial" w:hAnsi="Arial" w:cs="Arial"/>
          <w:b/>
        </w:rPr>
        <w:t>Professional Summary</w:t>
      </w:r>
    </w:p>
    <w:p w14:paraId="16140A57" w14:textId="23AF5B80" w:rsidR="00D4339C" w:rsidRDefault="00EE5187" w:rsidP="4E126F94">
      <w:pPr>
        <w:numPr>
          <w:ilvl w:val="0"/>
          <w:numId w:val="14"/>
        </w:numPr>
        <w:tabs>
          <w:tab w:val="left" w:pos="720"/>
        </w:tabs>
        <w:spacing w:after="0" w:line="240" w:lineRule="auto"/>
        <w:ind w:left="720" w:hanging="360"/>
        <w:jc w:val="both"/>
        <w:rPr>
          <w:rFonts w:ascii="Arial" w:eastAsia="Arial" w:hAnsi="Arial" w:cs="Arial"/>
          <w:sz w:val="20"/>
          <w:szCs w:val="20"/>
        </w:rPr>
      </w:pPr>
      <w:r w:rsidRPr="4E126F94">
        <w:rPr>
          <w:rFonts w:ascii="Arial" w:eastAsia="Arial" w:hAnsi="Arial" w:cs="Arial"/>
          <w:b/>
          <w:bCs/>
          <w:sz w:val="20"/>
          <w:szCs w:val="20"/>
        </w:rPr>
        <w:t>Over 1</w:t>
      </w:r>
      <w:r w:rsidR="00FA2BEC">
        <w:rPr>
          <w:rFonts w:ascii="Arial" w:eastAsia="Arial" w:hAnsi="Arial" w:cs="Arial"/>
          <w:b/>
          <w:bCs/>
          <w:sz w:val="20"/>
          <w:szCs w:val="20"/>
        </w:rPr>
        <w:t>6</w:t>
      </w:r>
      <w:r w:rsidRPr="4E126F94">
        <w:rPr>
          <w:rFonts w:ascii="Arial" w:eastAsia="Arial" w:hAnsi="Arial" w:cs="Arial"/>
          <w:b/>
          <w:bCs/>
          <w:sz w:val="20"/>
          <w:szCs w:val="20"/>
        </w:rPr>
        <w:t xml:space="preserve"> years</w:t>
      </w:r>
      <w:r w:rsidRPr="4E126F94">
        <w:rPr>
          <w:rFonts w:ascii="Arial" w:eastAsia="Arial" w:hAnsi="Arial" w:cs="Arial"/>
          <w:sz w:val="20"/>
          <w:szCs w:val="20"/>
        </w:rPr>
        <w:t xml:space="preserve"> of experience as </w:t>
      </w:r>
      <w:r w:rsidRPr="4E126F94">
        <w:rPr>
          <w:rFonts w:ascii="Arial" w:eastAsia="Arial" w:hAnsi="Arial" w:cs="Arial"/>
          <w:b/>
          <w:bCs/>
          <w:sz w:val="20"/>
          <w:szCs w:val="20"/>
        </w:rPr>
        <w:t>Sr</w:t>
      </w:r>
      <w:r w:rsidRPr="4E126F94">
        <w:rPr>
          <w:rFonts w:ascii="Arial" w:eastAsia="Arial" w:hAnsi="Arial" w:cs="Arial"/>
          <w:sz w:val="20"/>
          <w:szCs w:val="20"/>
        </w:rPr>
        <w:t xml:space="preserve">. </w:t>
      </w:r>
      <w:r w:rsidRPr="4E126F94">
        <w:rPr>
          <w:rFonts w:ascii="Arial" w:eastAsia="Arial" w:hAnsi="Arial" w:cs="Arial"/>
          <w:b/>
          <w:bCs/>
          <w:sz w:val="20"/>
          <w:szCs w:val="20"/>
        </w:rPr>
        <w:t>.NET developer</w:t>
      </w:r>
      <w:r w:rsidRPr="4E126F94">
        <w:rPr>
          <w:rFonts w:ascii="Arial" w:eastAsia="Arial" w:hAnsi="Arial" w:cs="Arial"/>
          <w:sz w:val="20"/>
          <w:szCs w:val="20"/>
        </w:rPr>
        <w:t xml:space="preserve"> and </w:t>
      </w:r>
      <w:r w:rsidRPr="4E126F94">
        <w:rPr>
          <w:rFonts w:ascii="Arial" w:eastAsia="Arial" w:hAnsi="Arial" w:cs="Arial"/>
          <w:b/>
          <w:bCs/>
          <w:sz w:val="20"/>
          <w:szCs w:val="20"/>
        </w:rPr>
        <w:t>Technology Lead/Architect</w:t>
      </w:r>
      <w:r w:rsidRPr="4E126F94">
        <w:rPr>
          <w:rFonts w:ascii="Arial" w:eastAsia="Arial" w:hAnsi="Arial" w:cs="Arial"/>
          <w:sz w:val="20"/>
          <w:szCs w:val="20"/>
        </w:rPr>
        <w:t xml:space="preserve"> in </w:t>
      </w:r>
      <w:r w:rsidRPr="4E126F94">
        <w:rPr>
          <w:rFonts w:ascii="Arial" w:eastAsia="Arial" w:hAnsi="Arial" w:cs="Arial"/>
          <w:b/>
          <w:bCs/>
          <w:sz w:val="20"/>
          <w:szCs w:val="20"/>
        </w:rPr>
        <w:t>developing</w:t>
      </w:r>
      <w:r w:rsidRPr="4E126F94">
        <w:rPr>
          <w:rFonts w:ascii="Arial" w:eastAsia="Arial" w:hAnsi="Arial" w:cs="Arial"/>
          <w:sz w:val="20"/>
          <w:szCs w:val="20"/>
        </w:rPr>
        <w:t xml:space="preserve"> </w:t>
      </w:r>
      <w:r w:rsidRPr="4E126F94">
        <w:rPr>
          <w:rFonts w:ascii="Arial" w:eastAsia="Arial" w:hAnsi="Arial" w:cs="Arial"/>
          <w:b/>
          <w:bCs/>
          <w:sz w:val="20"/>
          <w:szCs w:val="20"/>
        </w:rPr>
        <w:t>Web-based Applications</w:t>
      </w:r>
      <w:r w:rsidRPr="4E126F94">
        <w:rPr>
          <w:rFonts w:ascii="Arial" w:eastAsia="Arial" w:hAnsi="Arial" w:cs="Arial"/>
          <w:sz w:val="20"/>
          <w:szCs w:val="20"/>
        </w:rPr>
        <w:t xml:space="preserve"> and </w:t>
      </w:r>
      <w:r w:rsidRPr="4E126F94">
        <w:rPr>
          <w:rFonts w:ascii="Arial" w:eastAsia="Arial" w:hAnsi="Arial" w:cs="Arial"/>
          <w:b/>
          <w:bCs/>
          <w:sz w:val="20"/>
          <w:szCs w:val="20"/>
        </w:rPr>
        <w:t>Client Server Applications</w:t>
      </w:r>
      <w:r w:rsidRPr="4E126F94">
        <w:rPr>
          <w:rFonts w:ascii="Arial" w:eastAsia="Arial" w:hAnsi="Arial" w:cs="Arial"/>
          <w:sz w:val="20"/>
          <w:szCs w:val="20"/>
        </w:rPr>
        <w:t xml:space="preserve"> in </w:t>
      </w:r>
      <w:r w:rsidRPr="4E126F94">
        <w:rPr>
          <w:rFonts w:ascii="Arial" w:eastAsia="Arial" w:hAnsi="Arial" w:cs="Arial"/>
          <w:b/>
          <w:bCs/>
          <w:sz w:val="20"/>
          <w:szCs w:val="20"/>
        </w:rPr>
        <w:t>.NET/SQL</w:t>
      </w:r>
      <w:r w:rsidRPr="4E126F94">
        <w:rPr>
          <w:rFonts w:ascii="Arial" w:eastAsia="Arial" w:hAnsi="Arial" w:cs="Arial"/>
          <w:sz w:val="20"/>
          <w:szCs w:val="20"/>
        </w:rPr>
        <w:t xml:space="preserve"> environment. Involved in different levels of </w:t>
      </w:r>
      <w:r w:rsidRPr="4E126F94">
        <w:rPr>
          <w:rFonts w:ascii="Arial" w:eastAsia="Arial" w:hAnsi="Arial" w:cs="Arial"/>
          <w:b/>
          <w:bCs/>
          <w:sz w:val="20"/>
          <w:szCs w:val="20"/>
        </w:rPr>
        <w:t xml:space="preserve">Requirement analysis, Development, Testing and Debugging, Deployment, Support </w:t>
      </w:r>
      <w:r w:rsidRPr="4E126F94">
        <w:rPr>
          <w:rFonts w:ascii="Arial" w:eastAsia="Arial" w:hAnsi="Arial" w:cs="Arial"/>
          <w:sz w:val="20"/>
          <w:szCs w:val="20"/>
        </w:rPr>
        <w:t>and</w:t>
      </w:r>
      <w:r w:rsidRPr="4E126F94">
        <w:rPr>
          <w:rFonts w:ascii="Arial" w:eastAsia="Arial" w:hAnsi="Arial" w:cs="Arial"/>
          <w:b/>
          <w:bCs/>
          <w:sz w:val="20"/>
          <w:szCs w:val="20"/>
        </w:rPr>
        <w:t xml:space="preserve"> Maintenance</w:t>
      </w:r>
      <w:r w:rsidRPr="4E126F94">
        <w:rPr>
          <w:rFonts w:ascii="Arial" w:eastAsia="Arial" w:hAnsi="Arial" w:cs="Arial"/>
          <w:sz w:val="20"/>
          <w:szCs w:val="20"/>
        </w:rPr>
        <w:t xml:space="preserve"> service phases.</w:t>
      </w:r>
    </w:p>
    <w:p w14:paraId="609A9324" w14:textId="1CCEDC92" w:rsidR="00D4339C" w:rsidRDefault="00EE5187" w:rsidP="4E126F94">
      <w:pPr>
        <w:numPr>
          <w:ilvl w:val="0"/>
          <w:numId w:val="14"/>
        </w:numPr>
        <w:tabs>
          <w:tab w:val="left" w:pos="720"/>
        </w:tabs>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 xml:space="preserve">Extensive experience with various </w:t>
      </w:r>
      <w:r w:rsidRPr="4E126F94">
        <w:rPr>
          <w:rFonts w:ascii="Arial" w:eastAsia="Arial" w:hAnsi="Arial" w:cs="Arial"/>
          <w:b/>
          <w:bCs/>
          <w:sz w:val="20"/>
          <w:szCs w:val="20"/>
        </w:rPr>
        <w:t xml:space="preserve">AWS </w:t>
      </w:r>
      <w:r w:rsidRPr="4E126F94">
        <w:rPr>
          <w:rFonts w:ascii="Arial" w:eastAsia="Arial" w:hAnsi="Arial" w:cs="Arial"/>
          <w:sz w:val="20"/>
          <w:szCs w:val="20"/>
        </w:rPr>
        <w:t xml:space="preserve">Services </w:t>
      </w:r>
      <w:r w:rsidR="005C1F64" w:rsidRPr="4E126F94">
        <w:rPr>
          <w:rFonts w:ascii="Arial" w:eastAsia="Arial" w:hAnsi="Arial" w:cs="Arial"/>
          <w:sz w:val="20"/>
          <w:szCs w:val="20"/>
        </w:rPr>
        <w:t>including</w:t>
      </w:r>
      <w:r w:rsidRPr="4E126F94">
        <w:rPr>
          <w:rFonts w:ascii="Arial" w:eastAsia="Arial" w:hAnsi="Arial" w:cs="Arial"/>
          <w:sz w:val="20"/>
          <w:szCs w:val="20"/>
        </w:rPr>
        <w:t xml:space="preserve"> Lambda, EC2, S3, SQS, SNS</w:t>
      </w:r>
      <w:r w:rsidR="003E5ABB">
        <w:rPr>
          <w:rFonts w:ascii="Arial" w:eastAsia="Arial" w:hAnsi="Arial" w:cs="Arial"/>
          <w:sz w:val="20"/>
          <w:szCs w:val="20"/>
        </w:rPr>
        <w:t xml:space="preserve">, CloudFront </w:t>
      </w:r>
      <w:r w:rsidR="003E5ABB" w:rsidRPr="4E126F94">
        <w:rPr>
          <w:rFonts w:ascii="Arial" w:eastAsia="Arial" w:hAnsi="Arial" w:cs="Arial"/>
          <w:sz w:val="20"/>
          <w:szCs w:val="20"/>
        </w:rPr>
        <w:t>etc.</w:t>
      </w:r>
      <w:r w:rsidR="00250E40">
        <w:rPr>
          <w:rFonts w:ascii="Arial" w:eastAsia="Arial" w:hAnsi="Arial" w:cs="Arial"/>
          <w:sz w:val="20"/>
          <w:szCs w:val="20"/>
        </w:rPr>
        <w:t xml:space="preserve">, </w:t>
      </w:r>
      <w:r w:rsidR="001C6D12">
        <w:rPr>
          <w:rFonts w:ascii="Arial" w:eastAsia="Arial" w:hAnsi="Arial" w:cs="Arial"/>
          <w:sz w:val="20"/>
          <w:szCs w:val="20"/>
        </w:rPr>
        <w:t xml:space="preserve">experience with Azure Cloud services (Azure Service Bus, Queues, blobs, </w:t>
      </w:r>
      <w:r w:rsidR="005C1F64">
        <w:rPr>
          <w:rFonts w:ascii="Arial" w:eastAsia="Arial" w:hAnsi="Arial" w:cs="Arial"/>
          <w:sz w:val="20"/>
          <w:szCs w:val="20"/>
        </w:rPr>
        <w:t>etc.</w:t>
      </w:r>
      <w:r w:rsidR="001C6D12">
        <w:rPr>
          <w:rFonts w:ascii="Arial" w:eastAsia="Arial" w:hAnsi="Arial" w:cs="Arial"/>
          <w:sz w:val="20"/>
          <w:szCs w:val="20"/>
        </w:rPr>
        <w:t>)</w:t>
      </w:r>
      <w:r w:rsidR="003E5ABB">
        <w:rPr>
          <w:rFonts w:ascii="Arial" w:eastAsia="Arial" w:hAnsi="Arial" w:cs="Arial"/>
          <w:sz w:val="20"/>
          <w:szCs w:val="20"/>
        </w:rPr>
        <w:t>.</w:t>
      </w:r>
    </w:p>
    <w:p w14:paraId="228A4441" w14:textId="4D73D2D6" w:rsidR="003E5ABB" w:rsidRDefault="003E5ABB" w:rsidP="4E126F94">
      <w:pPr>
        <w:numPr>
          <w:ilvl w:val="0"/>
          <w:numId w:val="14"/>
        </w:numPr>
        <w:tabs>
          <w:tab w:val="left" w:pos="720"/>
        </w:tabs>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Have experience working Infrastructure as a Code tools like </w:t>
      </w:r>
      <w:r w:rsidRPr="003E5ABB">
        <w:rPr>
          <w:rFonts w:ascii="Arial" w:eastAsia="Arial" w:hAnsi="Arial" w:cs="Arial"/>
          <w:b/>
          <w:bCs/>
          <w:sz w:val="20"/>
          <w:szCs w:val="20"/>
        </w:rPr>
        <w:t>Terraform</w:t>
      </w:r>
      <w:r>
        <w:rPr>
          <w:rFonts w:ascii="Arial" w:eastAsia="Arial" w:hAnsi="Arial" w:cs="Arial"/>
          <w:sz w:val="20"/>
          <w:szCs w:val="20"/>
        </w:rPr>
        <w:t xml:space="preserve"> to setup infrastructure.</w:t>
      </w:r>
    </w:p>
    <w:p w14:paraId="3F372608" w14:textId="77777777"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 xml:space="preserve">Strong experience in different phases of </w:t>
      </w:r>
      <w:r>
        <w:rPr>
          <w:rFonts w:ascii="Arial" w:eastAsia="Arial" w:hAnsi="Arial" w:cs="Arial"/>
          <w:b/>
          <w:sz w:val="20"/>
        </w:rPr>
        <w:t>Software Development Life cycle</w:t>
      </w:r>
      <w:r>
        <w:rPr>
          <w:rFonts w:ascii="Arial" w:eastAsia="Arial" w:hAnsi="Arial" w:cs="Arial"/>
          <w:sz w:val="20"/>
        </w:rPr>
        <w:t xml:space="preserve"> (SDLC) including Design, Implementation and Testing during the development of software applications.</w:t>
      </w:r>
    </w:p>
    <w:p w14:paraId="0DD92F01" w14:textId="77777777"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Extensive experience with Microsoft .Net Technologies (.NET Framework, MS VS.NET, ADO.NET, ASP.NET, C#.NET, SQL SERVER, WCF, MVC, Entity Framework).</w:t>
      </w:r>
    </w:p>
    <w:p w14:paraId="461C4CA1" w14:textId="77777777"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 xml:space="preserve">Strong Experience in implementing </w:t>
      </w:r>
      <w:r>
        <w:rPr>
          <w:rFonts w:ascii="Arial" w:eastAsia="Arial" w:hAnsi="Arial" w:cs="Arial"/>
          <w:b/>
          <w:sz w:val="20"/>
        </w:rPr>
        <w:t>Service Oriented Architectures</w:t>
      </w:r>
      <w:r>
        <w:rPr>
          <w:rFonts w:ascii="Arial" w:eastAsia="Arial" w:hAnsi="Arial" w:cs="Arial"/>
          <w:sz w:val="20"/>
        </w:rPr>
        <w:t xml:space="preserve"> (</w:t>
      </w:r>
      <w:r>
        <w:rPr>
          <w:rFonts w:ascii="Arial" w:eastAsia="Arial" w:hAnsi="Arial" w:cs="Arial"/>
          <w:b/>
          <w:sz w:val="20"/>
        </w:rPr>
        <w:t>SOA</w:t>
      </w:r>
      <w:r>
        <w:rPr>
          <w:rFonts w:ascii="Arial" w:eastAsia="Arial" w:hAnsi="Arial" w:cs="Arial"/>
          <w:sz w:val="20"/>
        </w:rPr>
        <w:t xml:space="preserve">) using XML based </w:t>
      </w:r>
      <w:r>
        <w:rPr>
          <w:rFonts w:ascii="Arial" w:eastAsia="Arial" w:hAnsi="Arial" w:cs="Arial"/>
          <w:b/>
          <w:sz w:val="20"/>
        </w:rPr>
        <w:t>Web Services</w:t>
      </w:r>
      <w:r>
        <w:rPr>
          <w:rFonts w:ascii="Arial" w:eastAsia="Arial" w:hAnsi="Arial" w:cs="Arial"/>
          <w:sz w:val="20"/>
        </w:rPr>
        <w:t xml:space="preserve"> (SOAP/UDDI/WSDL), </w:t>
      </w:r>
      <w:r>
        <w:rPr>
          <w:rFonts w:ascii="Arial" w:eastAsia="Arial" w:hAnsi="Arial" w:cs="Arial"/>
          <w:b/>
          <w:sz w:val="20"/>
        </w:rPr>
        <w:t>WCF and ASP.NET Web API</w:t>
      </w:r>
      <w:r>
        <w:rPr>
          <w:rFonts w:ascii="Arial" w:eastAsia="Arial" w:hAnsi="Arial" w:cs="Arial"/>
          <w:sz w:val="20"/>
        </w:rPr>
        <w:t>.</w:t>
      </w:r>
    </w:p>
    <w:p w14:paraId="6A16C320" w14:textId="20863E27" w:rsidR="00D4339C" w:rsidRDefault="00EE5187">
      <w:pPr>
        <w:numPr>
          <w:ilvl w:val="0"/>
          <w:numId w:val="14"/>
        </w:numPr>
        <w:spacing w:after="0" w:line="240" w:lineRule="auto"/>
        <w:ind w:left="720" w:hanging="360"/>
        <w:jc w:val="both"/>
        <w:rPr>
          <w:rFonts w:ascii="Arial" w:eastAsia="Arial" w:hAnsi="Arial" w:cs="Arial"/>
          <w:color w:val="333333"/>
          <w:sz w:val="20"/>
        </w:rPr>
      </w:pPr>
      <w:r>
        <w:rPr>
          <w:rFonts w:ascii="Arial" w:eastAsia="Arial" w:hAnsi="Arial" w:cs="Arial"/>
          <w:sz w:val="20"/>
        </w:rPr>
        <w:t xml:space="preserve">Strong Experience in Designing and Developing web applications using </w:t>
      </w:r>
      <w:r>
        <w:rPr>
          <w:rFonts w:ascii="Arial" w:eastAsia="Arial" w:hAnsi="Arial" w:cs="Arial"/>
          <w:b/>
          <w:sz w:val="20"/>
        </w:rPr>
        <w:t xml:space="preserve">ASP.NET, MVC, jQuery, Angular, </w:t>
      </w:r>
      <w:proofErr w:type="spellStart"/>
      <w:r>
        <w:rPr>
          <w:rFonts w:ascii="Arial" w:eastAsia="Arial" w:hAnsi="Arial" w:cs="Arial"/>
          <w:b/>
          <w:sz w:val="20"/>
        </w:rPr>
        <w:t>Reactjs</w:t>
      </w:r>
      <w:proofErr w:type="spellEnd"/>
      <w:r>
        <w:rPr>
          <w:rFonts w:ascii="Arial" w:eastAsia="Arial" w:hAnsi="Arial" w:cs="Arial"/>
          <w:b/>
          <w:sz w:val="20"/>
        </w:rPr>
        <w:t xml:space="preserve">, C#, Web </w:t>
      </w:r>
      <w:r w:rsidR="005C1F64">
        <w:rPr>
          <w:rFonts w:ascii="Arial" w:eastAsia="Arial" w:hAnsi="Arial" w:cs="Arial"/>
          <w:b/>
          <w:sz w:val="20"/>
        </w:rPr>
        <w:t>Services, HTML</w:t>
      </w:r>
      <w:r>
        <w:rPr>
          <w:rFonts w:ascii="Arial" w:eastAsia="Arial" w:hAnsi="Arial" w:cs="Arial"/>
          <w:b/>
          <w:sz w:val="20"/>
        </w:rPr>
        <w:t>, UML, XML, CSS, AJAX,</w:t>
      </w:r>
      <w:r>
        <w:rPr>
          <w:rFonts w:ascii="Arial" w:eastAsia="Arial" w:hAnsi="Arial" w:cs="Arial"/>
          <w:sz w:val="20"/>
        </w:rPr>
        <w:t xml:space="preserve"> </w:t>
      </w:r>
      <w:r>
        <w:rPr>
          <w:rFonts w:ascii="Arial" w:eastAsia="Arial" w:hAnsi="Arial" w:cs="Arial"/>
          <w:b/>
          <w:sz w:val="20"/>
        </w:rPr>
        <w:t>Java Script, JSON</w:t>
      </w:r>
      <w:r>
        <w:rPr>
          <w:rFonts w:ascii="Arial" w:eastAsia="Arial" w:hAnsi="Arial" w:cs="Arial"/>
          <w:sz w:val="20"/>
        </w:rPr>
        <w:t xml:space="preserve">, </w:t>
      </w:r>
      <w:r>
        <w:rPr>
          <w:rFonts w:ascii="Arial" w:eastAsia="Arial" w:hAnsi="Arial" w:cs="Arial"/>
          <w:b/>
          <w:sz w:val="20"/>
        </w:rPr>
        <w:t>REST Web Services.</w:t>
      </w:r>
    </w:p>
    <w:p w14:paraId="0BA0780B" w14:textId="3905A54F" w:rsidR="00D4339C" w:rsidRDefault="00EE5187">
      <w:pPr>
        <w:numPr>
          <w:ilvl w:val="0"/>
          <w:numId w:val="14"/>
        </w:numPr>
        <w:spacing w:after="0" w:line="240" w:lineRule="auto"/>
        <w:ind w:left="720" w:hanging="360"/>
        <w:jc w:val="both"/>
        <w:rPr>
          <w:rFonts w:ascii="Arial" w:eastAsia="Arial" w:hAnsi="Arial" w:cs="Arial"/>
          <w:color w:val="333333"/>
          <w:sz w:val="20"/>
        </w:rPr>
      </w:pPr>
      <w:r>
        <w:rPr>
          <w:rFonts w:ascii="Arial" w:eastAsia="Arial" w:hAnsi="Arial" w:cs="Arial"/>
          <w:sz w:val="20"/>
        </w:rPr>
        <w:t>Proficient in using SSIS, DTS packages and TSQL</w:t>
      </w:r>
      <w:r w:rsidR="00412928">
        <w:rPr>
          <w:rFonts w:ascii="Arial" w:eastAsia="Arial" w:hAnsi="Arial" w:cs="Arial"/>
          <w:sz w:val="20"/>
        </w:rPr>
        <w:t>, Pentaho</w:t>
      </w:r>
    </w:p>
    <w:p w14:paraId="332365AA" w14:textId="024D381F" w:rsidR="00D4339C" w:rsidRDefault="00EE5187">
      <w:pPr>
        <w:numPr>
          <w:ilvl w:val="0"/>
          <w:numId w:val="14"/>
        </w:numPr>
        <w:spacing w:after="0" w:line="240" w:lineRule="auto"/>
        <w:ind w:left="720" w:hanging="360"/>
        <w:jc w:val="both"/>
        <w:rPr>
          <w:rFonts w:ascii="Arial" w:eastAsia="Arial" w:hAnsi="Arial" w:cs="Arial"/>
          <w:color w:val="333333"/>
          <w:sz w:val="20"/>
        </w:rPr>
      </w:pPr>
      <w:r>
        <w:rPr>
          <w:rFonts w:ascii="Arial" w:eastAsia="Arial" w:hAnsi="Arial" w:cs="Arial"/>
          <w:sz w:val="20"/>
        </w:rPr>
        <w:t>Good Knowledge of Database access technologies like</w:t>
      </w:r>
      <w:r>
        <w:rPr>
          <w:rFonts w:ascii="Arial" w:eastAsia="Arial" w:hAnsi="Arial" w:cs="Arial"/>
          <w:b/>
          <w:sz w:val="20"/>
        </w:rPr>
        <w:t xml:space="preserve"> ADO.NET, LINQ, Enterprise Library Data Block and Entity Framework</w:t>
      </w:r>
      <w:r w:rsidR="00412928">
        <w:rPr>
          <w:rFonts w:ascii="Arial" w:eastAsia="Arial" w:hAnsi="Arial" w:cs="Arial"/>
          <w:b/>
          <w:sz w:val="20"/>
        </w:rPr>
        <w:t xml:space="preserve">, </w:t>
      </w:r>
      <w:proofErr w:type="spellStart"/>
      <w:r w:rsidR="00412928">
        <w:rPr>
          <w:rFonts w:ascii="Arial" w:eastAsia="Arial" w:hAnsi="Arial" w:cs="Arial"/>
          <w:b/>
          <w:sz w:val="20"/>
        </w:rPr>
        <w:t>GraphQL</w:t>
      </w:r>
      <w:proofErr w:type="spellEnd"/>
      <w:r w:rsidR="00D07021">
        <w:rPr>
          <w:rFonts w:ascii="Arial" w:eastAsia="Arial" w:hAnsi="Arial" w:cs="Arial"/>
          <w:b/>
          <w:sz w:val="20"/>
        </w:rPr>
        <w:t xml:space="preserve"> </w:t>
      </w:r>
      <w:r w:rsidR="00237BEB">
        <w:rPr>
          <w:rFonts w:ascii="Arial" w:eastAsia="Arial" w:hAnsi="Arial" w:cs="Arial"/>
          <w:b/>
          <w:sz w:val="20"/>
        </w:rPr>
        <w:t>(</w:t>
      </w:r>
      <w:proofErr w:type="spellStart"/>
      <w:r w:rsidR="00237BEB">
        <w:rPr>
          <w:rFonts w:ascii="Arial" w:eastAsia="Arial" w:hAnsi="Arial" w:cs="Arial"/>
          <w:b/>
          <w:sz w:val="20"/>
        </w:rPr>
        <w:t>GraphAPI</w:t>
      </w:r>
      <w:proofErr w:type="spellEnd"/>
      <w:r w:rsidR="00237BEB">
        <w:rPr>
          <w:rFonts w:ascii="Arial" w:eastAsia="Arial" w:hAnsi="Arial" w:cs="Arial"/>
          <w:b/>
          <w:sz w:val="20"/>
        </w:rPr>
        <w:t>)</w:t>
      </w:r>
      <w:r w:rsidR="00412928">
        <w:rPr>
          <w:rFonts w:ascii="Arial" w:eastAsia="Arial" w:hAnsi="Arial" w:cs="Arial"/>
          <w:b/>
          <w:sz w:val="20"/>
        </w:rPr>
        <w:t xml:space="preserve"> using </w:t>
      </w:r>
      <w:proofErr w:type="spellStart"/>
      <w:r w:rsidR="00412928">
        <w:rPr>
          <w:rFonts w:ascii="Arial" w:eastAsia="Arial" w:hAnsi="Arial" w:cs="Arial"/>
          <w:b/>
          <w:sz w:val="20"/>
        </w:rPr>
        <w:t>Hasura</w:t>
      </w:r>
      <w:proofErr w:type="spellEnd"/>
      <w:r w:rsidR="00412928">
        <w:rPr>
          <w:rFonts w:ascii="Arial" w:eastAsia="Arial" w:hAnsi="Arial" w:cs="Arial"/>
          <w:b/>
          <w:sz w:val="20"/>
        </w:rPr>
        <w:t>.</w:t>
      </w:r>
    </w:p>
    <w:p w14:paraId="0AACC848" w14:textId="510E372E"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 xml:space="preserve">Design and code from specifications, analyzes, evaluates, tests, debugs, documents, </w:t>
      </w:r>
      <w:r>
        <w:rPr>
          <w:rFonts w:ascii="Arial" w:eastAsia="Arial" w:hAnsi="Arial" w:cs="Arial"/>
          <w:color w:val="000000"/>
          <w:sz w:val="20"/>
        </w:rPr>
        <w:t>Code review, Unit tests, Integration Tests</w:t>
      </w:r>
      <w:r>
        <w:rPr>
          <w:rFonts w:ascii="Arial" w:eastAsia="Arial" w:hAnsi="Arial" w:cs="Arial"/>
          <w:sz w:val="20"/>
        </w:rPr>
        <w:t>, implements complex app</w:t>
      </w:r>
      <w:r w:rsidR="005C1F64">
        <w:rPr>
          <w:rFonts w:ascii="Arial" w:eastAsia="Arial" w:hAnsi="Arial" w:cs="Arial"/>
          <w:sz w:val="20"/>
        </w:rPr>
        <w:t>lications.</w:t>
      </w:r>
      <w:r>
        <w:rPr>
          <w:rFonts w:ascii="Arial" w:eastAsia="Arial" w:hAnsi="Arial" w:cs="Arial"/>
          <w:sz w:val="20"/>
        </w:rPr>
        <w:t xml:space="preserve"> </w:t>
      </w:r>
    </w:p>
    <w:p w14:paraId="71B37473" w14:textId="77777777"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Thorough understanding &amp; experience in designing database Tables, Stored Procedures, Functions and Triggers in multiple databases - SQL Server and MS Access.</w:t>
      </w:r>
    </w:p>
    <w:p w14:paraId="565BE132" w14:textId="46E7434A"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 xml:space="preserve">Extensive experience in converting </w:t>
      </w:r>
      <w:r w:rsidR="005C1F64">
        <w:rPr>
          <w:rFonts w:ascii="Arial" w:eastAsia="Arial" w:hAnsi="Arial" w:cs="Arial"/>
          <w:sz w:val="20"/>
        </w:rPr>
        <w:t>Legacy</w:t>
      </w:r>
      <w:r>
        <w:rPr>
          <w:rFonts w:ascii="Arial" w:eastAsia="Arial" w:hAnsi="Arial" w:cs="Arial"/>
          <w:sz w:val="20"/>
        </w:rPr>
        <w:t xml:space="preserve"> Applications into .Net.</w:t>
      </w:r>
    </w:p>
    <w:p w14:paraId="0390F12E" w14:textId="77777777"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 xml:space="preserve">Extensively used Visual Source </w:t>
      </w:r>
      <w:proofErr w:type="gramStart"/>
      <w:r>
        <w:rPr>
          <w:rFonts w:ascii="Arial" w:eastAsia="Arial" w:hAnsi="Arial" w:cs="Arial"/>
          <w:sz w:val="20"/>
        </w:rPr>
        <w:t>Safe&amp;</w:t>
      </w:r>
      <w:proofErr w:type="gramEnd"/>
      <w:r>
        <w:rPr>
          <w:rFonts w:ascii="Arial" w:eastAsia="Arial" w:hAnsi="Arial" w:cs="Arial"/>
          <w:sz w:val="20"/>
        </w:rPr>
        <w:t xml:space="preserve"> TFS for version control management.</w:t>
      </w:r>
    </w:p>
    <w:p w14:paraId="3595FBA7" w14:textId="6C1C3498"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 xml:space="preserve">Strong </w:t>
      </w:r>
      <w:r w:rsidR="005C1F64">
        <w:rPr>
          <w:rFonts w:ascii="Arial" w:eastAsia="Arial" w:hAnsi="Arial" w:cs="Arial"/>
          <w:sz w:val="20"/>
        </w:rPr>
        <w:t>Object-Oriented</w:t>
      </w:r>
      <w:r>
        <w:rPr>
          <w:rFonts w:ascii="Arial" w:eastAsia="Arial" w:hAnsi="Arial" w:cs="Arial"/>
          <w:sz w:val="20"/>
        </w:rPr>
        <w:t xml:space="preserve"> Programming skills.</w:t>
      </w:r>
    </w:p>
    <w:p w14:paraId="5FC54D5F" w14:textId="77777777"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Experience in prioritizing multitasks and responsibilities.</w:t>
      </w:r>
    </w:p>
    <w:p w14:paraId="4A7B2F86" w14:textId="77777777"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Excellent communication and interpersonal skills with strong technical background.</w:t>
      </w:r>
    </w:p>
    <w:p w14:paraId="660693FD" w14:textId="0B8432AC" w:rsidR="00D4339C" w:rsidRDefault="00EE5187">
      <w:pPr>
        <w:numPr>
          <w:ilvl w:val="0"/>
          <w:numId w:val="14"/>
        </w:numPr>
        <w:spacing w:after="0" w:line="240" w:lineRule="auto"/>
        <w:ind w:left="720" w:hanging="360"/>
        <w:jc w:val="both"/>
        <w:rPr>
          <w:rFonts w:ascii="Arial" w:eastAsia="Arial" w:hAnsi="Arial" w:cs="Arial"/>
          <w:sz w:val="20"/>
        </w:rPr>
      </w:pPr>
      <w:r>
        <w:rPr>
          <w:rFonts w:ascii="Arial" w:eastAsia="Arial" w:hAnsi="Arial" w:cs="Arial"/>
          <w:sz w:val="20"/>
        </w:rPr>
        <w:t xml:space="preserve">Outstanding team player, also with an ability to perform well as an individual and possess excellent work ethics, self-motivated and quick learner, willing to learn and </w:t>
      </w:r>
      <w:r w:rsidR="005C1F64">
        <w:rPr>
          <w:rFonts w:ascii="Arial" w:eastAsia="Arial" w:hAnsi="Arial" w:cs="Arial"/>
          <w:sz w:val="20"/>
        </w:rPr>
        <w:t>adapt to</w:t>
      </w:r>
      <w:r>
        <w:rPr>
          <w:rFonts w:ascii="Arial" w:eastAsia="Arial" w:hAnsi="Arial" w:cs="Arial"/>
          <w:sz w:val="20"/>
        </w:rPr>
        <w:t xml:space="preserve"> new technologies.</w:t>
      </w:r>
    </w:p>
    <w:p w14:paraId="64B35465" w14:textId="696D8843" w:rsidR="00D4339C" w:rsidRDefault="00EE5187">
      <w:pPr>
        <w:numPr>
          <w:ilvl w:val="0"/>
          <w:numId w:val="14"/>
        </w:numPr>
        <w:spacing w:after="0" w:line="240" w:lineRule="auto"/>
        <w:ind w:left="720" w:hanging="360"/>
        <w:jc w:val="both"/>
        <w:rPr>
          <w:rFonts w:ascii="Arial" w:eastAsia="Arial" w:hAnsi="Arial" w:cs="Arial"/>
          <w:sz w:val="24"/>
        </w:rPr>
      </w:pPr>
      <w:r>
        <w:rPr>
          <w:rFonts w:ascii="Arial" w:eastAsia="Arial" w:hAnsi="Arial" w:cs="Arial"/>
          <w:sz w:val="20"/>
        </w:rPr>
        <w:t xml:space="preserve">Very strong analytical and </w:t>
      </w:r>
      <w:r w:rsidR="005C1F64">
        <w:rPr>
          <w:rFonts w:ascii="Arial" w:eastAsia="Arial" w:hAnsi="Arial" w:cs="Arial"/>
          <w:sz w:val="20"/>
        </w:rPr>
        <w:t>problem-solving</w:t>
      </w:r>
      <w:r>
        <w:rPr>
          <w:rFonts w:ascii="Arial" w:eastAsia="Arial" w:hAnsi="Arial" w:cs="Arial"/>
          <w:sz w:val="20"/>
        </w:rPr>
        <w:t xml:space="preserve"> </w:t>
      </w:r>
      <w:r w:rsidR="005C1F64">
        <w:rPr>
          <w:rFonts w:ascii="Arial" w:eastAsia="Arial" w:hAnsi="Arial" w:cs="Arial"/>
          <w:sz w:val="20"/>
        </w:rPr>
        <w:t>techniques.</w:t>
      </w:r>
    </w:p>
    <w:p w14:paraId="5DAB6C7B" w14:textId="77777777" w:rsidR="00D4339C" w:rsidRDefault="00D4339C">
      <w:pPr>
        <w:spacing w:after="0" w:line="240" w:lineRule="auto"/>
        <w:jc w:val="both"/>
        <w:rPr>
          <w:rFonts w:ascii="Arial" w:eastAsia="Arial" w:hAnsi="Arial" w:cs="Arial"/>
          <w:sz w:val="20"/>
        </w:rPr>
      </w:pPr>
    </w:p>
    <w:p w14:paraId="02EB378F" w14:textId="77777777" w:rsidR="00D4339C" w:rsidRDefault="00D4339C">
      <w:pPr>
        <w:spacing w:after="0" w:line="240" w:lineRule="auto"/>
        <w:rPr>
          <w:rFonts w:ascii="Times New Roman" w:eastAsia="Times New Roman" w:hAnsi="Times New Roman" w:cs="Times New Roman"/>
          <w:sz w:val="24"/>
        </w:rPr>
      </w:pPr>
    </w:p>
    <w:p w14:paraId="50D61451" w14:textId="77777777" w:rsidR="00D4339C" w:rsidRDefault="00EE5187">
      <w:pPr>
        <w:keepNext/>
        <w:spacing w:after="0" w:line="240" w:lineRule="auto"/>
        <w:jc w:val="both"/>
        <w:rPr>
          <w:rFonts w:ascii="Arial" w:eastAsia="Arial" w:hAnsi="Arial" w:cs="Arial"/>
          <w:b/>
        </w:rPr>
      </w:pPr>
      <w:r>
        <w:rPr>
          <w:rFonts w:ascii="Arial" w:eastAsia="Arial" w:hAnsi="Arial" w:cs="Arial"/>
          <w:b/>
        </w:rPr>
        <w:t>Technical Skills:</w:t>
      </w:r>
    </w:p>
    <w:p w14:paraId="6A05A809" w14:textId="77777777" w:rsidR="00D4339C" w:rsidRDefault="00D4339C">
      <w:pPr>
        <w:spacing w:after="0" w:line="240" w:lineRule="auto"/>
        <w:rPr>
          <w:rFonts w:ascii="Times New Roman" w:eastAsia="Times New Roman" w:hAnsi="Times New Roman" w:cs="Times New Roman"/>
          <w:sz w:val="24"/>
        </w:rPr>
      </w:pPr>
    </w:p>
    <w:p w14:paraId="4DB6CC1F" w14:textId="2F3E940F" w:rsidR="00D4339C" w:rsidRDefault="00EE5187" w:rsidP="4E126F94">
      <w:pPr>
        <w:spacing w:after="0" w:line="240" w:lineRule="auto"/>
        <w:rPr>
          <w:rFonts w:ascii="Arial" w:eastAsia="Arial" w:hAnsi="Arial" w:cs="Arial"/>
          <w:sz w:val="20"/>
          <w:szCs w:val="20"/>
        </w:rPr>
      </w:pPr>
      <w:r w:rsidRPr="4E126F94">
        <w:rPr>
          <w:rFonts w:ascii="Arial" w:eastAsia="Arial" w:hAnsi="Arial" w:cs="Arial"/>
          <w:b/>
          <w:bCs/>
          <w:sz w:val="20"/>
          <w:szCs w:val="20"/>
        </w:rPr>
        <w:t>Programming:</w:t>
      </w:r>
      <w:r w:rsidRPr="4E126F94">
        <w:rPr>
          <w:rFonts w:ascii="Arial" w:eastAsia="Arial" w:hAnsi="Arial" w:cs="Arial"/>
          <w:sz w:val="20"/>
          <w:szCs w:val="20"/>
        </w:rPr>
        <w:t xml:space="preserve"> </w:t>
      </w:r>
      <w:r>
        <w:rPr>
          <w:rFonts w:ascii="Arial" w:eastAsia="Arial" w:hAnsi="Arial" w:cs="Arial"/>
          <w:sz w:val="20"/>
        </w:rPr>
        <w:tab/>
      </w:r>
      <w:r>
        <w:rPr>
          <w:rFonts w:ascii="Arial" w:eastAsia="Arial" w:hAnsi="Arial" w:cs="Arial"/>
          <w:sz w:val="20"/>
        </w:rPr>
        <w:tab/>
      </w:r>
      <w:r w:rsidRPr="4E126F94">
        <w:rPr>
          <w:rFonts w:ascii="Arial" w:eastAsia="Arial" w:hAnsi="Arial" w:cs="Arial"/>
          <w:sz w:val="20"/>
          <w:szCs w:val="20"/>
        </w:rPr>
        <w:t xml:space="preserve">C#.NET, ASP.NET, </w:t>
      </w:r>
      <w:r w:rsidR="00FF6632">
        <w:rPr>
          <w:rFonts w:ascii="Arial" w:eastAsia="Arial" w:hAnsi="Arial" w:cs="Arial"/>
          <w:sz w:val="20"/>
          <w:szCs w:val="20"/>
        </w:rPr>
        <w:t xml:space="preserve">.Net </w:t>
      </w:r>
      <w:r w:rsidRPr="4E126F94">
        <w:rPr>
          <w:rFonts w:ascii="Arial" w:eastAsia="Arial" w:hAnsi="Arial" w:cs="Arial"/>
          <w:sz w:val="20"/>
          <w:szCs w:val="20"/>
        </w:rPr>
        <w:t>Core 3.1,</w:t>
      </w:r>
      <w:r w:rsidR="00517974">
        <w:rPr>
          <w:rFonts w:ascii="Arial" w:eastAsia="Arial" w:hAnsi="Arial" w:cs="Arial"/>
          <w:sz w:val="20"/>
          <w:szCs w:val="20"/>
        </w:rPr>
        <w:t xml:space="preserve"> .Net 5, .Net 6</w:t>
      </w:r>
      <w:r w:rsidR="003366DD">
        <w:rPr>
          <w:rFonts w:ascii="Arial" w:eastAsia="Arial" w:hAnsi="Arial" w:cs="Arial"/>
          <w:sz w:val="20"/>
          <w:szCs w:val="20"/>
        </w:rPr>
        <w:t>, .Net 8</w:t>
      </w:r>
      <w:r w:rsidR="00FF6632">
        <w:rPr>
          <w:rFonts w:ascii="Arial" w:eastAsia="Arial" w:hAnsi="Arial" w:cs="Arial"/>
          <w:sz w:val="20"/>
          <w:szCs w:val="20"/>
        </w:rPr>
        <w:t>,</w:t>
      </w:r>
      <w:r w:rsidRPr="4E126F94">
        <w:rPr>
          <w:rFonts w:ascii="Arial" w:eastAsia="Arial" w:hAnsi="Arial" w:cs="Arial"/>
          <w:sz w:val="20"/>
          <w:szCs w:val="20"/>
        </w:rPr>
        <w:t xml:space="preserve"> ADO.NET 2.0</w:t>
      </w:r>
    </w:p>
    <w:p w14:paraId="4D02EE3C" w14:textId="4702B7A1" w:rsidR="00D4339C" w:rsidRDefault="00EE5187" w:rsidP="003E5ABB">
      <w:pPr>
        <w:spacing w:after="0" w:line="240" w:lineRule="auto"/>
        <w:ind w:left="2160" w:hanging="2160"/>
        <w:rPr>
          <w:rFonts w:ascii="Times New Roman" w:eastAsia="Times New Roman" w:hAnsi="Times New Roman" w:cs="Times New Roman"/>
          <w:sz w:val="24"/>
          <w:szCs w:val="24"/>
        </w:rPr>
      </w:pPr>
      <w:r w:rsidRPr="4E126F94">
        <w:rPr>
          <w:rFonts w:ascii="Arial" w:eastAsia="Arial" w:hAnsi="Arial" w:cs="Arial"/>
          <w:b/>
          <w:bCs/>
          <w:sz w:val="20"/>
          <w:szCs w:val="20"/>
        </w:rPr>
        <w:t>Web Technologies</w:t>
      </w:r>
      <w:proofErr w:type="gramStart"/>
      <w:r w:rsidRPr="4E126F94">
        <w:rPr>
          <w:rFonts w:ascii="Arial" w:eastAsia="Arial" w:hAnsi="Arial" w:cs="Arial"/>
          <w:b/>
          <w:bCs/>
          <w:sz w:val="20"/>
          <w:szCs w:val="20"/>
        </w:rPr>
        <w:t>:</w:t>
      </w:r>
      <w:r w:rsidRPr="4E126F94">
        <w:rPr>
          <w:rFonts w:ascii="Arial" w:eastAsia="Arial" w:hAnsi="Arial" w:cs="Arial"/>
          <w:sz w:val="20"/>
          <w:szCs w:val="20"/>
        </w:rPr>
        <w:t xml:space="preserve"> </w:t>
      </w:r>
      <w:r>
        <w:rPr>
          <w:rFonts w:ascii="Arial" w:eastAsia="Arial" w:hAnsi="Arial" w:cs="Arial"/>
          <w:sz w:val="20"/>
        </w:rPr>
        <w:tab/>
      </w:r>
      <w:r w:rsidRPr="4E126F94">
        <w:rPr>
          <w:rFonts w:ascii="Arial" w:eastAsia="Arial" w:hAnsi="Arial" w:cs="Arial"/>
          <w:sz w:val="20"/>
          <w:szCs w:val="20"/>
        </w:rPr>
        <w:t>MVC</w:t>
      </w:r>
      <w:proofErr w:type="gramEnd"/>
      <w:r w:rsidRPr="4E126F94">
        <w:rPr>
          <w:rFonts w:ascii="Arial" w:eastAsia="Arial" w:hAnsi="Arial" w:cs="Arial"/>
          <w:sz w:val="20"/>
          <w:szCs w:val="20"/>
        </w:rPr>
        <w:t xml:space="preserve"> 3/4/5, Web API, ASP.NET, ASP, HTML5, CSS, Twitter Bootstrap, jQuery, AngularJS, Angular</w:t>
      </w:r>
      <w:r w:rsidR="00464560">
        <w:rPr>
          <w:rFonts w:ascii="Arial" w:eastAsia="Arial" w:hAnsi="Arial" w:cs="Arial"/>
          <w:sz w:val="20"/>
          <w:szCs w:val="20"/>
        </w:rPr>
        <w:t xml:space="preserve"> 1</w:t>
      </w:r>
      <w:r w:rsidR="00F768FA">
        <w:rPr>
          <w:rFonts w:ascii="Arial" w:eastAsia="Arial" w:hAnsi="Arial" w:cs="Arial"/>
          <w:sz w:val="20"/>
          <w:szCs w:val="20"/>
        </w:rPr>
        <w:t>4/15/16</w:t>
      </w:r>
      <w:r w:rsidRPr="4E126F94">
        <w:rPr>
          <w:rFonts w:ascii="Arial" w:eastAsia="Arial" w:hAnsi="Arial" w:cs="Arial"/>
          <w:sz w:val="20"/>
          <w:szCs w:val="20"/>
        </w:rPr>
        <w:t xml:space="preserve">, </w:t>
      </w:r>
      <w:proofErr w:type="spellStart"/>
      <w:r w:rsidRPr="4E126F94">
        <w:rPr>
          <w:rFonts w:ascii="Arial" w:eastAsia="Arial" w:hAnsi="Arial" w:cs="Arial"/>
          <w:sz w:val="20"/>
          <w:szCs w:val="20"/>
        </w:rPr>
        <w:t>React</w:t>
      </w:r>
      <w:r w:rsidR="00464560">
        <w:rPr>
          <w:rFonts w:ascii="Arial" w:eastAsia="Arial" w:hAnsi="Arial" w:cs="Arial"/>
          <w:sz w:val="20"/>
          <w:szCs w:val="20"/>
        </w:rPr>
        <w:t>Js</w:t>
      </w:r>
      <w:proofErr w:type="spellEnd"/>
      <w:r w:rsidR="003E5ABB">
        <w:rPr>
          <w:rFonts w:ascii="Arial" w:eastAsia="Arial" w:hAnsi="Arial" w:cs="Arial"/>
          <w:sz w:val="20"/>
          <w:szCs w:val="20"/>
        </w:rPr>
        <w:t xml:space="preserve"> 18</w:t>
      </w:r>
      <w:r w:rsidRPr="4E126F94">
        <w:rPr>
          <w:rFonts w:ascii="Arial" w:eastAsia="Arial" w:hAnsi="Arial" w:cs="Arial"/>
          <w:sz w:val="20"/>
          <w:szCs w:val="20"/>
        </w:rPr>
        <w:t xml:space="preserve">, </w:t>
      </w:r>
      <w:r w:rsidR="00702FE3">
        <w:rPr>
          <w:rFonts w:ascii="Arial" w:eastAsia="Arial" w:hAnsi="Arial" w:cs="Arial"/>
          <w:sz w:val="20"/>
          <w:szCs w:val="20"/>
        </w:rPr>
        <w:t xml:space="preserve">Node.js, </w:t>
      </w:r>
      <w:r w:rsidRPr="4E126F94">
        <w:rPr>
          <w:rFonts w:ascii="Arial" w:eastAsia="Arial" w:hAnsi="Arial" w:cs="Arial"/>
          <w:sz w:val="20"/>
          <w:szCs w:val="20"/>
        </w:rPr>
        <w:t xml:space="preserve">AJAX, </w:t>
      </w:r>
      <w:r w:rsidR="00DD519D">
        <w:rPr>
          <w:rFonts w:ascii="Arial" w:eastAsia="Arial" w:hAnsi="Arial" w:cs="Arial"/>
          <w:sz w:val="20"/>
          <w:szCs w:val="20"/>
        </w:rPr>
        <w:t>TypeScript</w:t>
      </w:r>
      <w:r w:rsidR="003E5ABB">
        <w:rPr>
          <w:rFonts w:ascii="Arial" w:eastAsia="Arial" w:hAnsi="Arial" w:cs="Arial"/>
          <w:sz w:val="20"/>
          <w:szCs w:val="20"/>
        </w:rPr>
        <w:t xml:space="preserve">, JSON, Telerik, Infragistics, Kendo UI, </w:t>
      </w:r>
      <w:proofErr w:type="spellStart"/>
      <w:r w:rsidR="003E5ABB">
        <w:rPr>
          <w:rFonts w:ascii="Arial" w:eastAsia="Arial" w:hAnsi="Arial" w:cs="Arial"/>
          <w:sz w:val="20"/>
          <w:szCs w:val="20"/>
        </w:rPr>
        <w:t>javascript</w:t>
      </w:r>
      <w:proofErr w:type="spellEnd"/>
    </w:p>
    <w:p w14:paraId="6E80DEE2" w14:textId="24D5AFD7" w:rsidR="00D4339C" w:rsidRDefault="00EE5187">
      <w:pPr>
        <w:spacing w:after="0" w:line="240" w:lineRule="auto"/>
        <w:ind w:left="2160" w:hanging="2160"/>
        <w:rPr>
          <w:rFonts w:ascii="Arial" w:eastAsia="Arial" w:hAnsi="Arial" w:cs="Arial"/>
          <w:sz w:val="20"/>
        </w:rPr>
      </w:pPr>
      <w:r>
        <w:rPr>
          <w:rFonts w:ascii="Arial" w:eastAsia="Arial" w:hAnsi="Arial" w:cs="Arial"/>
          <w:b/>
          <w:sz w:val="20"/>
        </w:rPr>
        <w:t xml:space="preserve">Middleware:                  </w:t>
      </w:r>
      <w:r>
        <w:rPr>
          <w:rFonts w:ascii="Arial" w:eastAsia="Arial" w:hAnsi="Arial" w:cs="Arial"/>
          <w:sz w:val="20"/>
        </w:rPr>
        <w:t xml:space="preserve">Web Services, Web API, and SOAP. REST Web Services, </w:t>
      </w:r>
      <w:r w:rsidR="009D6FC3">
        <w:rPr>
          <w:rFonts w:ascii="Arial" w:eastAsia="Arial" w:hAnsi="Arial" w:cs="Arial"/>
          <w:sz w:val="20"/>
        </w:rPr>
        <w:t xml:space="preserve">XML, XSD, </w:t>
      </w:r>
      <w:r>
        <w:rPr>
          <w:rFonts w:ascii="Arial" w:eastAsia="Arial" w:hAnsi="Arial" w:cs="Arial"/>
          <w:sz w:val="20"/>
        </w:rPr>
        <w:t>WCF,</w:t>
      </w:r>
      <w:r w:rsidR="009D6FC3">
        <w:rPr>
          <w:rFonts w:ascii="Arial" w:eastAsia="Arial" w:hAnsi="Arial" w:cs="Arial"/>
          <w:sz w:val="20"/>
        </w:rPr>
        <w:t xml:space="preserve"> XSLT,</w:t>
      </w:r>
      <w:r>
        <w:rPr>
          <w:rFonts w:ascii="Arial" w:eastAsia="Arial" w:hAnsi="Arial" w:cs="Arial"/>
          <w:sz w:val="20"/>
        </w:rPr>
        <w:t xml:space="preserve"> Entity Framework</w:t>
      </w:r>
      <w:r w:rsidR="00464560">
        <w:rPr>
          <w:rFonts w:ascii="Arial" w:eastAsia="Arial" w:hAnsi="Arial" w:cs="Arial"/>
          <w:sz w:val="20"/>
        </w:rPr>
        <w:t xml:space="preserve">, </w:t>
      </w:r>
      <w:r w:rsidR="009577EC">
        <w:rPr>
          <w:rFonts w:ascii="Arial" w:eastAsia="Arial" w:hAnsi="Arial" w:cs="Arial"/>
          <w:sz w:val="20"/>
        </w:rPr>
        <w:t xml:space="preserve">Microservices, </w:t>
      </w:r>
      <w:proofErr w:type="spellStart"/>
      <w:r w:rsidR="00464560">
        <w:rPr>
          <w:rFonts w:ascii="Arial" w:eastAsia="Arial" w:hAnsi="Arial" w:cs="Arial"/>
          <w:sz w:val="20"/>
        </w:rPr>
        <w:t>GraphQL</w:t>
      </w:r>
      <w:proofErr w:type="spellEnd"/>
      <w:r w:rsidR="00464560">
        <w:rPr>
          <w:rFonts w:ascii="Arial" w:eastAsia="Arial" w:hAnsi="Arial" w:cs="Arial"/>
          <w:sz w:val="20"/>
        </w:rPr>
        <w:t xml:space="preserve">, </w:t>
      </w:r>
      <w:proofErr w:type="spellStart"/>
      <w:r w:rsidR="00464560">
        <w:rPr>
          <w:rFonts w:ascii="Arial" w:eastAsia="Arial" w:hAnsi="Arial" w:cs="Arial"/>
          <w:sz w:val="20"/>
        </w:rPr>
        <w:t>Hasura</w:t>
      </w:r>
      <w:proofErr w:type="spellEnd"/>
    </w:p>
    <w:p w14:paraId="363EC747" w14:textId="709D29D4" w:rsidR="000072C3" w:rsidRDefault="000072C3">
      <w:pPr>
        <w:spacing w:after="0" w:line="240" w:lineRule="auto"/>
        <w:ind w:left="2160" w:hanging="2160"/>
        <w:rPr>
          <w:rFonts w:ascii="Arial" w:eastAsia="Arial" w:hAnsi="Arial" w:cs="Arial"/>
          <w:sz w:val="20"/>
        </w:rPr>
      </w:pPr>
      <w:r>
        <w:rPr>
          <w:rFonts w:ascii="Arial" w:eastAsia="Arial" w:hAnsi="Arial" w:cs="Arial"/>
          <w:b/>
          <w:sz w:val="20"/>
        </w:rPr>
        <w:t>Event/Message</w:t>
      </w:r>
      <w:r w:rsidR="00A42232">
        <w:rPr>
          <w:rFonts w:ascii="Arial" w:eastAsia="Arial" w:hAnsi="Arial" w:cs="Arial"/>
          <w:b/>
          <w:sz w:val="20"/>
        </w:rPr>
        <w:t xml:space="preserve"> Bus:</w:t>
      </w:r>
      <w:r w:rsidR="00A42232">
        <w:rPr>
          <w:rFonts w:ascii="Arial" w:eastAsia="Arial" w:hAnsi="Arial" w:cs="Arial"/>
          <w:sz w:val="20"/>
        </w:rPr>
        <w:tab/>
        <w:t xml:space="preserve">Apache </w:t>
      </w:r>
      <w:r w:rsidR="00E03FC1">
        <w:rPr>
          <w:rFonts w:ascii="Arial" w:eastAsia="Arial" w:hAnsi="Arial" w:cs="Arial"/>
          <w:sz w:val="20"/>
        </w:rPr>
        <w:t xml:space="preserve">Confluent </w:t>
      </w:r>
      <w:r w:rsidR="00A42232">
        <w:rPr>
          <w:rFonts w:ascii="Arial" w:eastAsia="Arial" w:hAnsi="Arial" w:cs="Arial"/>
          <w:sz w:val="20"/>
        </w:rPr>
        <w:t>Kafka</w:t>
      </w:r>
      <w:r w:rsidR="00E03FC1">
        <w:rPr>
          <w:rFonts w:ascii="Arial" w:eastAsia="Arial" w:hAnsi="Arial" w:cs="Arial"/>
          <w:sz w:val="20"/>
        </w:rPr>
        <w:t xml:space="preserve">, </w:t>
      </w:r>
      <w:proofErr w:type="spellStart"/>
      <w:r w:rsidR="00E03FC1">
        <w:rPr>
          <w:rFonts w:ascii="Arial" w:eastAsia="Arial" w:hAnsi="Arial" w:cs="Arial"/>
          <w:sz w:val="20"/>
        </w:rPr>
        <w:t>Redpanda</w:t>
      </w:r>
      <w:proofErr w:type="spellEnd"/>
      <w:r w:rsidR="00A42232">
        <w:rPr>
          <w:rFonts w:ascii="Arial" w:eastAsia="Arial" w:hAnsi="Arial" w:cs="Arial"/>
          <w:sz w:val="20"/>
        </w:rPr>
        <w:t>, RabbitM</w:t>
      </w:r>
      <w:r w:rsidR="00537981">
        <w:rPr>
          <w:rFonts w:ascii="Arial" w:eastAsia="Arial" w:hAnsi="Arial" w:cs="Arial"/>
          <w:sz w:val="20"/>
        </w:rPr>
        <w:t>Q</w:t>
      </w:r>
      <w:r w:rsidR="00A42232">
        <w:rPr>
          <w:rFonts w:ascii="Arial" w:eastAsia="Arial" w:hAnsi="Arial" w:cs="Arial"/>
          <w:sz w:val="20"/>
        </w:rPr>
        <w:t>, ActiveM</w:t>
      </w:r>
      <w:r w:rsidR="00537981">
        <w:rPr>
          <w:rFonts w:ascii="Arial" w:eastAsia="Arial" w:hAnsi="Arial" w:cs="Arial"/>
          <w:sz w:val="20"/>
        </w:rPr>
        <w:t>Q</w:t>
      </w:r>
      <w:r w:rsidR="00A42232">
        <w:rPr>
          <w:rFonts w:ascii="Arial" w:eastAsia="Arial" w:hAnsi="Arial" w:cs="Arial"/>
          <w:sz w:val="20"/>
        </w:rPr>
        <w:t>, MSMQ, AWS SQS, SNS, Azure Service Bus</w:t>
      </w:r>
      <w:r w:rsidR="008367E3">
        <w:rPr>
          <w:rFonts w:ascii="Arial" w:eastAsia="Arial" w:hAnsi="Arial" w:cs="Arial"/>
          <w:sz w:val="20"/>
        </w:rPr>
        <w:t xml:space="preserve"> (Queues/Topics)</w:t>
      </w:r>
    </w:p>
    <w:p w14:paraId="6739FBC3" w14:textId="3CDC949F" w:rsidR="00615CA9" w:rsidRDefault="00615CA9">
      <w:pPr>
        <w:spacing w:after="0" w:line="240" w:lineRule="auto"/>
        <w:ind w:left="2160" w:hanging="2160"/>
        <w:rPr>
          <w:rFonts w:ascii="Arial" w:eastAsia="Arial" w:hAnsi="Arial" w:cs="Arial"/>
          <w:sz w:val="20"/>
        </w:rPr>
      </w:pPr>
      <w:r>
        <w:rPr>
          <w:rFonts w:ascii="Arial" w:eastAsia="Arial" w:hAnsi="Arial" w:cs="Arial"/>
          <w:b/>
          <w:sz w:val="20"/>
        </w:rPr>
        <w:t>Testing Frameworks</w:t>
      </w:r>
      <w:proofErr w:type="gramStart"/>
      <w:r>
        <w:rPr>
          <w:rFonts w:ascii="Arial" w:eastAsia="Arial" w:hAnsi="Arial" w:cs="Arial"/>
          <w:b/>
          <w:sz w:val="20"/>
        </w:rPr>
        <w:t>:</w:t>
      </w:r>
      <w:r>
        <w:rPr>
          <w:rFonts w:ascii="Arial" w:eastAsia="Arial" w:hAnsi="Arial" w:cs="Arial"/>
          <w:sz w:val="20"/>
        </w:rPr>
        <w:t xml:space="preserve"> </w:t>
      </w:r>
      <w:r>
        <w:rPr>
          <w:rFonts w:ascii="Arial" w:eastAsia="Arial" w:hAnsi="Arial" w:cs="Arial"/>
          <w:sz w:val="20"/>
        </w:rPr>
        <w:tab/>
        <w:t>Jest</w:t>
      </w:r>
      <w:proofErr w:type="gramEnd"/>
      <w:r>
        <w:rPr>
          <w:rFonts w:ascii="Arial" w:eastAsia="Arial" w:hAnsi="Arial" w:cs="Arial"/>
          <w:sz w:val="20"/>
        </w:rPr>
        <w:t xml:space="preserve">, </w:t>
      </w:r>
      <w:proofErr w:type="spellStart"/>
      <w:r>
        <w:rPr>
          <w:rFonts w:ascii="Arial" w:eastAsia="Arial" w:hAnsi="Arial" w:cs="Arial"/>
          <w:sz w:val="20"/>
        </w:rPr>
        <w:t>XUnit</w:t>
      </w:r>
      <w:proofErr w:type="spellEnd"/>
      <w:r>
        <w:rPr>
          <w:rFonts w:ascii="Arial" w:eastAsia="Arial" w:hAnsi="Arial" w:cs="Arial"/>
          <w:sz w:val="20"/>
        </w:rPr>
        <w:t xml:space="preserve">, </w:t>
      </w:r>
      <w:proofErr w:type="spellStart"/>
      <w:r>
        <w:rPr>
          <w:rFonts w:ascii="Arial" w:eastAsia="Arial" w:hAnsi="Arial" w:cs="Arial"/>
          <w:sz w:val="20"/>
        </w:rPr>
        <w:t>MSTest</w:t>
      </w:r>
      <w:proofErr w:type="spellEnd"/>
      <w:r>
        <w:rPr>
          <w:rFonts w:ascii="Arial" w:eastAsia="Arial" w:hAnsi="Arial" w:cs="Arial"/>
          <w:sz w:val="20"/>
        </w:rPr>
        <w:t xml:space="preserve">, </w:t>
      </w:r>
      <w:proofErr w:type="spellStart"/>
      <w:r>
        <w:rPr>
          <w:rFonts w:ascii="Arial" w:eastAsia="Arial" w:hAnsi="Arial" w:cs="Arial"/>
          <w:sz w:val="20"/>
        </w:rPr>
        <w:t>Moq</w:t>
      </w:r>
      <w:proofErr w:type="spellEnd"/>
    </w:p>
    <w:p w14:paraId="64CE5491" w14:textId="4AAA63E9" w:rsidR="00D4339C" w:rsidRDefault="00EE5187" w:rsidP="00CA5615">
      <w:pPr>
        <w:spacing w:after="0" w:line="240" w:lineRule="auto"/>
        <w:ind w:left="2160" w:hanging="2160"/>
        <w:rPr>
          <w:rFonts w:ascii="Arial" w:eastAsia="Arial" w:hAnsi="Arial" w:cs="Arial"/>
          <w:sz w:val="20"/>
          <w:szCs w:val="20"/>
        </w:rPr>
      </w:pPr>
      <w:r w:rsidRPr="4E126F94">
        <w:rPr>
          <w:rFonts w:ascii="Arial" w:eastAsia="Arial" w:hAnsi="Arial" w:cs="Arial"/>
          <w:b/>
          <w:bCs/>
          <w:sz w:val="20"/>
          <w:szCs w:val="20"/>
        </w:rPr>
        <w:t>Databases</w:t>
      </w:r>
      <w:proofErr w:type="gramStart"/>
      <w:r w:rsidRPr="4E126F94">
        <w:rPr>
          <w:rFonts w:ascii="Arial" w:eastAsia="Arial" w:hAnsi="Arial" w:cs="Arial"/>
          <w:b/>
          <w:bCs/>
          <w:sz w:val="20"/>
          <w:szCs w:val="20"/>
        </w:rPr>
        <w:t>:</w:t>
      </w:r>
      <w:r w:rsidRPr="4E126F94">
        <w:rPr>
          <w:rFonts w:ascii="Arial" w:eastAsia="Arial" w:hAnsi="Arial" w:cs="Arial"/>
          <w:sz w:val="20"/>
          <w:szCs w:val="20"/>
        </w:rPr>
        <w:t xml:space="preserve"> </w:t>
      </w:r>
      <w:r>
        <w:rPr>
          <w:rFonts w:ascii="Arial" w:eastAsia="Arial" w:hAnsi="Arial" w:cs="Arial"/>
          <w:sz w:val="20"/>
        </w:rPr>
        <w:tab/>
      </w:r>
      <w:r w:rsidR="009C2134">
        <w:rPr>
          <w:rFonts w:ascii="Arial" w:eastAsia="Arial" w:hAnsi="Arial" w:cs="Arial"/>
          <w:sz w:val="20"/>
        </w:rPr>
        <w:t>Relational</w:t>
      </w:r>
      <w:proofErr w:type="gramEnd"/>
      <w:r w:rsidR="009C2134">
        <w:rPr>
          <w:rFonts w:ascii="Arial" w:eastAsia="Arial" w:hAnsi="Arial" w:cs="Arial"/>
          <w:sz w:val="20"/>
        </w:rPr>
        <w:t xml:space="preserve"> Databases including </w:t>
      </w:r>
      <w:r w:rsidR="00990D73">
        <w:rPr>
          <w:rFonts w:ascii="Arial" w:eastAsia="Arial" w:hAnsi="Arial" w:cs="Arial"/>
          <w:sz w:val="20"/>
        </w:rPr>
        <w:t xml:space="preserve">MS </w:t>
      </w:r>
      <w:r w:rsidRPr="4E126F94">
        <w:rPr>
          <w:rFonts w:ascii="Arial" w:eastAsia="Arial" w:hAnsi="Arial" w:cs="Arial"/>
          <w:sz w:val="20"/>
          <w:szCs w:val="20"/>
        </w:rPr>
        <w:t>SQL Server 2008/201</w:t>
      </w:r>
      <w:r w:rsidR="006317D7">
        <w:rPr>
          <w:rFonts w:ascii="Arial" w:eastAsia="Arial" w:hAnsi="Arial" w:cs="Arial"/>
          <w:sz w:val="20"/>
          <w:szCs w:val="20"/>
        </w:rPr>
        <w:t>6</w:t>
      </w:r>
      <w:r w:rsidRPr="4E126F94">
        <w:rPr>
          <w:rFonts w:ascii="Arial" w:eastAsia="Arial" w:hAnsi="Arial" w:cs="Arial"/>
          <w:sz w:val="20"/>
          <w:szCs w:val="20"/>
        </w:rPr>
        <w:t>, PostgreSQL</w:t>
      </w:r>
      <w:r w:rsidR="006317D7">
        <w:rPr>
          <w:rFonts w:ascii="Arial" w:eastAsia="Arial" w:hAnsi="Arial" w:cs="Arial"/>
          <w:sz w:val="20"/>
          <w:szCs w:val="20"/>
        </w:rPr>
        <w:t>, Oracle</w:t>
      </w:r>
      <w:r w:rsidR="00CA5615">
        <w:rPr>
          <w:rFonts w:ascii="Arial" w:eastAsia="Arial" w:hAnsi="Arial" w:cs="Arial"/>
          <w:sz w:val="20"/>
          <w:szCs w:val="20"/>
        </w:rPr>
        <w:t xml:space="preserve"> and </w:t>
      </w:r>
      <w:r w:rsidR="006317D7">
        <w:rPr>
          <w:rFonts w:ascii="Arial" w:eastAsia="Arial" w:hAnsi="Arial" w:cs="Arial"/>
          <w:sz w:val="20"/>
          <w:szCs w:val="20"/>
        </w:rPr>
        <w:t>non-relational</w:t>
      </w:r>
      <w:r w:rsidR="00CA5615">
        <w:rPr>
          <w:rFonts w:ascii="Arial" w:eastAsia="Arial" w:hAnsi="Arial" w:cs="Arial"/>
          <w:sz w:val="20"/>
          <w:szCs w:val="20"/>
        </w:rPr>
        <w:t xml:space="preserve"> databases like </w:t>
      </w:r>
      <w:r w:rsidRPr="4E126F94">
        <w:rPr>
          <w:rFonts w:ascii="Arial" w:eastAsia="Arial" w:hAnsi="Arial" w:cs="Arial"/>
          <w:sz w:val="20"/>
          <w:szCs w:val="20"/>
        </w:rPr>
        <w:t>MongoDB</w:t>
      </w:r>
      <w:r w:rsidR="00CA5615">
        <w:rPr>
          <w:rFonts w:ascii="Arial" w:eastAsia="Arial" w:hAnsi="Arial" w:cs="Arial"/>
          <w:sz w:val="20"/>
          <w:szCs w:val="20"/>
        </w:rPr>
        <w:t>, Dynamo DB</w:t>
      </w:r>
      <w:r w:rsidR="003E5ABB">
        <w:rPr>
          <w:rFonts w:ascii="Arial" w:eastAsia="Arial" w:hAnsi="Arial" w:cs="Arial"/>
          <w:sz w:val="20"/>
          <w:szCs w:val="20"/>
        </w:rPr>
        <w:t>, Elastic (ELK) stack including Elastic Search and Kibana.</w:t>
      </w:r>
    </w:p>
    <w:p w14:paraId="3022644C" w14:textId="4AC1DE72" w:rsidR="00D4339C" w:rsidRDefault="00EE5187" w:rsidP="4E126F94">
      <w:pPr>
        <w:spacing w:after="0" w:line="240" w:lineRule="auto"/>
        <w:ind w:left="2160" w:hanging="2160"/>
        <w:rPr>
          <w:rFonts w:ascii="Arial" w:eastAsia="Arial" w:hAnsi="Arial" w:cs="Arial"/>
          <w:sz w:val="20"/>
          <w:szCs w:val="20"/>
        </w:rPr>
      </w:pPr>
      <w:r w:rsidRPr="4E126F94">
        <w:rPr>
          <w:rFonts w:ascii="Arial" w:eastAsia="Arial" w:hAnsi="Arial" w:cs="Arial"/>
          <w:b/>
          <w:bCs/>
          <w:sz w:val="20"/>
          <w:szCs w:val="20"/>
        </w:rPr>
        <w:t>ETL Technologies</w:t>
      </w:r>
      <w:proofErr w:type="gramStart"/>
      <w:r w:rsidRPr="4E126F94">
        <w:rPr>
          <w:rFonts w:ascii="Arial" w:eastAsia="Arial" w:hAnsi="Arial" w:cs="Arial"/>
          <w:b/>
          <w:bCs/>
          <w:sz w:val="20"/>
          <w:szCs w:val="20"/>
        </w:rPr>
        <w:t>:</w:t>
      </w:r>
      <w:r w:rsidRPr="4E126F94">
        <w:rPr>
          <w:rFonts w:ascii="Arial" w:eastAsia="Arial" w:hAnsi="Arial" w:cs="Arial"/>
          <w:sz w:val="20"/>
          <w:szCs w:val="20"/>
        </w:rPr>
        <w:t xml:space="preserve"> </w:t>
      </w:r>
      <w:r>
        <w:tab/>
      </w:r>
      <w:r w:rsidRPr="4E126F94">
        <w:rPr>
          <w:rFonts w:ascii="Arial" w:eastAsia="Arial" w:hAnsi="Arial" w:cs="Arial"/>
          <w:sz w:val="20"/>
          <w:szCs w:val="20"/>
        </w:rPr>
        <w:t>SSIS</w:t>
      </w:r>
      <w:proofErr w:type="gramEnd"/>
      <w:r w:rsidRPr="4E126F94">
        <w:rPr>
          <w:rFonts w:ascii="Arial" w:eastAsia="Arial" w:hAnsi="Arial" w:cs="Arial"/>
          <w:sz w:val="20"/>
          <w:szCs w:val="20"/>
        </w:rPr>
        <w:t>, DTS, Pentaho 7.1</w:t>
      </w:r>
    </w:p>
    <w:p w14:paraId="43CD6E6A" w14:textId="7D79EB41" w:rsidR="00D4339C" w:rsidRDefault="00EE5187" w:rsidP="4E126F94">
      <w:pPr>
        <w:spacing w:after="0" w:line="240" w:lineRule="auto"/>
        <w:ind w:left="2160" w:hanging="2160"/>
        <w:rPr>
          <w:rFonts w:ascii="Arial" w:eastAsia="Arial" w:hAnsi="Arial" w:cs="Arial"/>
          <w:sz w:val="20"/>
          <w:szCs w:val="20"/>
        </w:rPr>
      </w:pPr>
      <w:r w:rsidRPr="4E126F94">
        <w:rPr>
          <w:rFonts w:ascii="Arial" w:eastAsia="Arial" w:hAnsi="Arial" w:cs="Arial"/>
          <w:b/>
          <w:bCs/>
          <w:sz w:val="20"/>
          <w:szCs w:val="20"/>
        </w:rPr>
        <w:lastRenderedPageBreak/>
        <w:t>Development Tools:</w:t>
      </w:r>
      <w:r>
        <w:rPr>
          <w:rFonts w:ascii="Arial" w:eastAsia="Arial" w:hAnsi="Arial" w:cs="Arial"/>
          <w:b/>
          <w:sz w:val="20"/>
        </w:rPr>
        <w:tab/>
      </w:r>
      <w:r w:rsidRPr="4E126F94">
        <w:rPr>
          <w:rFonts w:ascii="Arial" w:eastAsia="Arial" w:hAnsi="Arial" w:cs="Arial"/>
          <w:sz w:val="20"/>
          <w:szCs w:val="20"/>
        </w:rPr>
        <w:t>Visual Studio 2017/2019</w:t>
      </w:r>
      <w:r w:rsidR="00D70DA7">
        <w:rPr>
          <w:rFonts w:ascii="Arial" w:eastAsia="Arial" w:hAnsi="Arial" w:cs="Arial"/>
          <w:sz w:val="20"/>
          <w:szCs w:val="20"/>
        </w:rPr>
        <w:t>, 2022</w:t>
      </w:r>
      <w:r w:rsidRPr="4E126F94">
        <w:rPr>
          <w:rFonts w:ascii="Arial" w:eastAsia="Arial" w:hAnsi="Arial" w:cs="Arial"/>
          <w:sz w:val="20"/>
          <w:szCs w:val="20"/>
        </w:rPr>
        <w:t xml:space="preserve">, Visual </w:t>
      </w:r>
      <w:r w:rsidR="00D70DA7">
        <w:rPr>
          <w:rFonts w:ascii="Arial" w:eastAsia="Arial" w:hAnsi="Arial" w:cs="Arial"/>
          <w:sz w:val="20"/>
          <w:szCs w:val="20"/>
        </w:rPr>
        <w:t xml:space="preserve">Studio </w:t>
      </w:r>
      <w:r w:rsidRPr="4E126F94">
        <w:rPr>
          <w:rFonts w:ascii="Arial" w:eastAsia="Arial" w:hAnsi="Arial" w:cs="Arial"/>
          <w:sz w:val="20"/>
          <w:szCs w:val="20"/>
        </w:rPr>
        <w:t>Code</w:t>
      </w:r>
    </w:p>
    <w:p w14:paraId="5AAD3269" w14:textId="487AB271" w:rsidR="00D4339C" w:rsidRDefault="00EE5187" w:rsidP="4E126F94">
      <w:pPr>
        <w:spacing w:after="0" w:line="240" w:lineRule="auto"/>
        <w:ind w:left="2160" w:hanging="2160"/>
        <w:rPr>
          <w:rFonts w:ascii="Times New Roman" w:eastAsia="Times New Roman" w:hAnsi="Times New Roman" w:cs="Times New Roman"/>
          <w:sz w:val="24"/>
          <w:szCs w:val="24"/>
        </w:rPr>
      </w:pPr>
      <w:r w:rsidRPr="4E126F94">
        <w:rPr>
          <w:rFonts w:ascii="Arial" w:eastAsia="Arial" w:hAnsi="Arial" w:cs="Arial"/>
          <w:b/>
          <w:bCs/>
          <w:sz w:val="20"/>
          <w:szCs w:val="20"/>
        </w:rPr>
        <w:t>Version Control:</w:t>
      </w:r>
      <w:r w:rsidRPr="4E126F94">
        <w:rPr>
          <w:rFonts w:ascii="Arial" w:eastAsia="Arial" w:hAnsi="Arial" w:cs="Arial"/>
          <w:sz w:val="20"/>
          <w:szCs w:val="20"/>
        </w:rPr>
        <w:t xml:space="preserve">          GIT/Bit Bucket,</w:t>
      </w:r>
      <w:r w:rsidR="00C421FE">
        <w:rPr>
          <w:rFonts w:ascii="Arial" w:eastAsia="Arial" w:hAnsi="Arial" w:cs="Arial"/>
          <w:sz w:val="20"/>
          <w:szCs w:val="20"/>
        </w:rPr>
        <w:t xml:space="preserve"> Gitlab, GitHub,</w:t>
      </w:r>
      <w:r w:rsidRPr="4E126F94">
        <w:rPr>
          <w:rFonts w:ascii="Arial" w:eastAsia="Arial" w:hAnsi="Arial" w:cs="Arial"/>
          <w:sz w:val="20"/>
          <w:szCs w:val="20"/>
        </w:rPr>
        <w:t xml:space="preserve"> Versioning Tool Visual Source Safe (VSS), Team Foundation TFS, SVN</w:t>
      </w:r>
    </w:p>
    <w:p w14:paraId="352EED85" w14:textId="2E38A5EA" w:rsidR="4E126F94" w:rsidRDefault="4E126F94" w:rsidP="4E126F94">
      <w:pPr>
        <w:spacing w:after="0" w:line="240" w:lineRule="auto"/>
        <w:ind w:left="2160" w:hanging="2160"/>
        <w:rPr>
          <w:rFonts w:ascii="Arial" w:eastAsia="Arial" w:hAnsi="Arial" w:cs="Arial"/>
          <w:b/>
          <w:bCs/>
          <w:sz w:val="20"/>
          <w:szCs w:val="20"/>
        </w:rPr>
      </w:pPr>
      <w:r w:rsidRPr="4E126F94">
        <w:rPr>
          <w:rFonts w:ascii="Arial" w:eastAsia="Arial" w:hAnsi="Arial" w:cs="Arial"/>
          <w:b/>
          <w:bCs/>
          <w:sz w:val="20"/>
          <w:szCs w:val="20"/>
        </w:rPr>
        <w:t>CI/CD Tools:</w:t>
      </w:r>
      <w:r>
        <w:tab/>
      </w:r>
      <w:r w:rsidR="005C1F64" w:rsidRPr="4E126F94">
        <w:rPr>
          <w:rFonts w:ascii="Arial" w:eastAsia="Arial" w:hAnsi="Arial" w:cs="Arial"/>
          <w:sz w:val="20"/>
          <w:szCs w:val="20"/>
        </w:rPr>
        <w:t>Octopus</w:t>
      </w:r>
      <w:r w:rsidRPr="4E126F94">
        <w:rPr>
          <w:rFonts w:ascii="Arial" w:eastAsia="Arial" w:hAnsi="Arial" w:cs="Arial"/>
          <w:sz w:val="20"/>
          <w:szCs w:val="20"/>
        </w:rPr>
        <w:t>, Bamboo, TeamCity</w:t>
      </w:r>
      <w:r w:rsidR="007B063A">
        <w:rPr>
          <w:rFonts w:ascii="Arial" w:eastAsia="Arial" w:hAnsi="Arial" w:cs="Arial"/>
          <w:sz w:val="20"/>
          <w:szCs w:val="20"/>
        </w:rPr>
        <w:t xml:space="preserve">, Azure </w:t>
      </w:r>
      <w:r w:rsidR="00720E6A">
        <w:rPr>
          <w:rFonts w:ascii="Arial" w:eastAsia="Arial" w:hAnsi="Arial" w:cs="Arial"/>
          <w:sz w:val="20"/>
          <w:szCs w:val="20"/>
        </w:rPr>
        <w:t>DevOps, GitLab, GitHub</w:t>
      </w:r>
      <w:r w:rsidR="007D3527">
        <w:rPr>
          <w:rFonts w:ascii="Arial" w:eastAsia="Arial" w:hAnsi="Arial" w:cs="Arial"/>
          <w:sz w:val="20"/>
          <w:szCs w:val="20"/>
        </w:rPr>
        <w:t>, Docker, Kubernetes</w:t>
      </w:r>
    </w:p>
    <w:p w14:paraId="11A153C4" w14:textId="069F68FA" w:rsidR="4E126F94" w:rsidRDefault="4E126F94" w:rsidP="4E126F94">
      <w:pPr>
        <w:spacing w:after="0" w:line="240" w:lineRule="auto"/>
        <w:ind w:left="2160" w:hanging="2160"/>
        <w:rPr>
          <w:rFonts w:ascii="Arial" w:eastAsia="Arial" w:hAnsi="Arial" w:cs="Arial"/>
          <w:sz w:val="20"/>
          <w:szCs w:val="20"/>
        </w:rPr>
      </w:pPr>
      <w:r w:rsidRPr="4E126F94">
        <w:rPr>
          <w:rFonts w:ascii="Arial" w:eastAsia="Arial" w:hAnsi="Arial" w:cs="Arial"/>
          <w:b/>
          <w:bCs/>
          <w:sz w:val="20"/>
          <w:szCs w:val="20"/>
        </w:rPr>
        <w:t xml:space="preserve">Cloud </w:t>
      </w:r>
      <w:r w:rsidR="005C1F64" w:rsidRPr="4E126F94">
        <w:rPr>
          <w:rFonts w:ascii="Arial" w:eastAsia="Arial" w:hAnsi="Arial" w:cs="Arial"/>
          <w:b/>
          <w:bCs/>
          <w:sz w:val="20"/>
          <w:szCs w:val="20"/>
        </w:rPr>
        <w:t>Platform</w:t>
      </w:r>
      <w:r w:rsidR="003E5ABB">
        <w:rPr>
          <w:rFonts w:ascii="Arial" w:eastAsia="Arial" w:hAnsi="Arial" w:cs="Arial"/>
          <w:b/>
          <w:bCs/>
          <w:sz w:val="20"/>
          <w:szCs w:val="20"/>
        </w:rPr>
        <w:t>:</w:t>
      </w:r>
      <w:r>
        <w:tab/>
      </w:r>
      <w:r w:rsidRPr="4E126F94">
        <w:rPr>
          <w:rFonts w:ascii="Arial" w:eastAsia="Arial" w:hAnsi="Arial" w:cs="Arial"/>
          <w:sz w:val="20"/>
          <w:szCs w:val="20"/>
        </w:rPr>
        <w:t xml:space="preserve">AWS (EC2, </w:t>
      </w:r>
      <w:r w:rsidR="006D5D99">
        <w:rPr>
          <w:rFonts w:ascii="Arial" w:eastAsia="Arial" w:hAnsi="Arial" w:cs="Arial"/>
          <w:sz w:val="20"/>
          <w:szCs w:val="20"/>
        </w:rPr>
        <w:t xml:space="preserve">ECS, </w:t>
      </w:r>
      <w:r w:rsidRPr="4E126F94">
        <w:rPr>
          <w:rFonts w:ascii="Arial" w:eastAsia="Arial" w:hAnsi="Arial" w:cs="Arial"/>
          <w:sz w:val="20"/>
          <w:szCs w:val="20"/>
        </w:rPr>
        <w:t>S3, SQS, SNS, Athena, Lambda</w:t>
      </w:r>
      <w:r w:rsidR="003E5ABB">
        <w:rPr>
          <w:rFonts w:ascii="Arial" w:eastAsia="Arial" w:hAnsi="Arial" w:cs="Arial"/>
          <w:sz w:val="20"/>
          <w:szCs w:val="20"/>
        </w:rPr>
        <w:t>, VPC, VPN, Dynamo DB, IAM, CloudFront</w:t>
      </w:r>
      <w:r w:rsidR="00F0227A">
        <w:rPr>
          <w:rFonts w:ascii="Arial" w:eastAsia="Arial" w:hAnsi="Arial" w:cs="Arial"/>
          <w:sz w:val="20"/>
          <w:szCs w:val="20"/>
        </w:rPr>
        <w:t>, EKS</w:t>
      </w:r>
      <w:r w:rsidRPr="4E126F94">
        <w:rPr>
          <w:rFonts w:ascii="Arial" w:eastAsia="Arial" w:hAnsi="Arial" w:cs="Arial"/>
          <w:sz w:val="20"/>
          <w:szCs w:val="20"/>
        </w:rPr>
        <w:t>)</w:t>
      </w:r>
      <w:r w:rsidR="00745640">
        <w:rPr>
          <w:rFonts w:ascii="Arial" w:eastAsia="Arial" w:hAnsi="Arial" w:cs="Arial"/>
          <w:sz w:val="20"/>
          <w:szCs w:val="20"/>
        </w:rPr>
        <w:t xml:space="preserve">, Azure (Azure Service Bus, Queues, </w:t>
      </w:r>
      <w:r w:rsidR="003E5ABB">
        <w:rPr>
          <w:rFonts w:ascii="Arial" w:eastAsia="Arial" w:hAnsi="Arial" w:cs="Arial"/>
          <w:sz w:val="20"/>
          <w:szCs w:val="20"/>
        </w:rPr>
        <w:t xml:space="preserve">Topics, </w:t>
      </w:r>
      <w:r w:rsidR="00745640">
        <w:rPr>
          <w:rFonts w:ascii="Arial" w:eastAsia="Arial" w:hAnsi="Arial" w:cs="Arial"/>
          <w:sz w:val="20"/>
          <w:szCs w:val="20"/>
        </w:rPr>
        <w:t>Blobs</w:t>
      </w:r>
      <w:r w:rsidR="00A8331B">
        <w:rPr>
          <w:rFonts w:ascii="Arial" w:eastAsia="Arial" w:hAnsi="Arial" w:cs="Arial"/>
          <w:sz w:val="20"/>
          <w:szCs w:val="20"/>
        </w:rPr>
        <w:t xml:space="preserve">, </w:t>
      </w:r>
      <w:r w:rsidR="00720E6A">
        <w:rPr>
          <w:rFonts w:ascii="Arial" w:eastAsia="Arial" w:hAnsi="Arial" w:cs="Arial"/>
          <w:sz w:val="20"/>
          <w:szCs w:val="20"/>
        </w:rPr>
        <w:t>Azure</w:t>
      </w:r>
      <w:r w:rsidR="00A8331B">
        <w:rPr>
          <w:rFonts w:ascii="Arial" w:eastAsia="Arial" w:hAnsi="Arial" w:cs="Arial"/>
          <w:sz w:val="20"/>
          <w:szCs w:val="20"/>
        </w:rPr>
        <w:t xml:space="preserve"> Functions</w:t>
      </w:r>
      <w:r w:rsidR="00DB0DF5">
        <w:rPr>
          <w:rFonts w:ascii="Arial" w:eastAsia="Arial" w:hAnsi="Arial" w:cs="Arial"/>
          <w:sz w:val="20"/>
          <w:szCs w:val="20"/>
        </w:rPr>
        <w:t>)</w:t>
      </w:r>
      <w:r w:rsidR="003E5ABB">
        <w:rPr>
          <w:rFonts w:ascii="Arial" w:eastAsia="Arial" w:hAnsi="Arial" w:cs="Arial"/>
          <w:sz w:val="20"/>
          <w:szCs w:val="20"/>
        </w:rPr>
        <w:t>. I</w:t>
      </w:r>
      <w:r w:rsidR="00720E6A">
        <w:rPr>
          <w:rFonts w:ascii="Arial" w:eastAsia="Arial" w:hAnsi="Arial" w:cs="Arial"/>
          <w:sz w:val="20"/>
          <w:szCs w:val="20"/>
        </w:rPr>
        <w:t>nfrastructure as a Code</w:t>
      </w:r>
      <w:r w:rsidR="003E5ABB">
        <w:rPr>
          <w:rFonts w:ascii="Arial" w:eastAsia="Arial" w:hAnsi="Arial" w:cs="Arial"/>
          <w:sz w:val="20"/>
          <w:szCs w:val="20"/>
        </w:rPr>
        <w:t xml:space="preserve"> (Terraform)</w:t>
      </w:r>
    </w:p>
    <w:p w14:paraId="5E80A5E5" w14:textId="78B2DF31" w:rsidR="4E126F94" w:rsidRDefault="4E126F94" w:rsidP="4E126F94">
      <w:pPr>
        <w:spacing w:after="0" w:line="240" w:lineRule="auto"/>
        <w:ind w:left="2160" w:hanging="2160"/>
        <w:rPr>
          <w:rFonts w:ascii="Arial" w:eastAsia="Arial" w:hAnsi="Arial" w:cs="Arial"/>
          <w:sz w:val="20"/>
          <w:szCs w:val="20"/>
        </w:rPr>
      </w:pPr>
    </w:p>
    <w:p w14:paraId="5A39BBE3" w14:textId="77777777" w:rsidR="00D4339C" w:rsidRDefault="00D4339C">
      <w:pPr>
        <w:keepNext/>
        <w:spacing w:after="0" w:line="240" w:lineRule="auto"/>
        <w:jc w:val="both"/>
        <w:rPr>
          <w:rFonts w:ascii="Arial" w:eastAsia="Arial" w:hAnsi="Arial" w:cs="Arial"/>
          <w:b/>
          <w:sz w:val="20"/>
        </w:rPr>
      </w:pPr>
    </w:p>
    <w:p w14:paraId="41C8F396" w14:textId="77777777" w:rsidR="00D4339C" w:rsidRDefault="00D4339C">
      <w:pPr>
        <w:spacing w:after="0" w:line="240" w:lineRule="auto"/>
        <w:rPr>
          <w:rFonts w:ascii="Times New Roman" w:eastAsia="Times New Roman" w:hAnsi="Times New Roman" w:cs="Times New Roman"/>
          <w:sz w:val="24"/>
        </w:rPr>
      </w:pPr>
    </w:p>
    <w:p w14:paraId="72A3D3EC" w14:textId="77777777" w:rsidR="00D4339C" w:rsidRDefault="00D4339C">
      <w:pPr>
        <w:spacing w:after="0" w:line="240" w:lineRule="auto"/>
        <w:rPr>
          <w:rFonts w:ascii="Times New Roman" w:eastAsia="Times New Roman" w:hAnsi="Times New Roman" w:cs="Times New Roman"/>
          <w:sz w:val="24"/>
        </w:rPr>
      </w:pPr>
    </w:p>
    <w:p w14:paraId="69983DE8" w14:textId="77777777" w:rsidR="00D4339C" w:rsidRDefault="00EE5187">
      <w:pPr>
        <w:keepNext/>
        <w:spacing w:after="0" w:line="240" w:lineRule="auto"/>
        <w:jc w:val="both"/>
        <w:rPr>
          <w:rFonts w:ascii="Arial" w:eastAsia="Arial" w:hAnsi="Arial" w:cs="Arial"/>
          <w:b/>
          <w:sz w:val="20"/>
        </w:rPr>
      </w:pPr>
      <w:r>
        <w:rPr>
          <w:rFonts w:ascii="Arial" w:eastAsia="Arial" w:hAnsi="Arial" w:cs="Arial"/>
          <w:b/>
        </w:rPr>
        <w:t>Education Details:</w:t>
      </w:r>
      <w:r>
        <w:rPr>
          <w:rFonts w:ascii="Arial" w:eastAsia="Arial" w:hAnsi="Arial" w:cs="Arial"/>
          <w:b/>
          <w:sz w:val="20"/>
        </w:rPr>
        <w:t xml:space="preserve"> </w:t>
      </w:r>
    </w:p>
    <w:p w14:paraId="04B5FF2F" w14:textId="77777777" w:rsidR="00D4339C" w:rsidRDefault="00EE5187">
      <w:pPr>
        <w:spacing w:after="0" w:line="240" w:lineRule="auto"/>
        <w:jc w:val="both"/>
        <w:rPr>
          <w:rFonts w:ascii="Arial" w:eastAsia="Arial" w:hAnsi="Arial" w:cs="Arial"/>
          <w:sz w:val="20"/>
        </w:rPr>
      </w:pPr>
      <w:r>
        <w:rPr>
          <w:rFonts w:ascii="Arial" w:eastAsia="Arial" w:hAnsi="Arial" w:cs="Arial"/>
          <w:sz w:val="20"/>
        </w:rPr>
        <w:t xml:space="preserve">     Bachelor of Engineering from Andhra University, INDIA</w:t>
      </w:r>
    </w:p>
    <w:p w14:paraId="0D0B940D" w14:textId="77777777" w:rsidR="00D4339C" w:rsidRDefault="00D4339C">
      <w:pPr>
        <w:keepNext/>
        <w:spacing w:after="0" w:line="240" w:lineRule="auto"/>
        <w:jc w:val="both"/>
        <w:rPr>
          <w:rFonts w:ascii="Arial" w:eastAsia="Arial" w:hAnsi="Arial" w:cs="Arial"/>
          <w:b/>
        </w:rPr>
      </w:pPr>
    </w:p>
    <w:p w14:paraId="0E27B00A" w14:textId="77777777" w:rsidR="00D4339C" w:rsidRDefault="00D4339C">
      <w:pPr>
        <w:keepNext/>
        <w:spacing w:after="0" w:line="240" w:lineRule="auto"/>
        <w:jc w:val="both"/>
        <w:rPr>
          <w:rFonts w:ascii="Arial" w:eastAsia="Arial" w:hAnsi="Arial" w:cs="Arial"/>
          <w:b/>
        </w:rPr>
      </w:pPr>
    </w:p>
    <w:p w14:paraId="60061E4C" w14:textId="77777777" w:rsidR="00D4339C" w:rsidRDefault="00D4339C">
      <w:pPr>
        <w:keepNext/>
        <w:spacing w:after="0" w:line="240" w:lineRule="auto"/>
        <w:jc w:val="both"/>
        <w:rPr>
          <w:rFonts w:ascii="Arial" w:eastAsia="Arial" w:hAnsi="Arial" w:cs="Arial"/>
          <w:b/>
        </w:rPr>
      </w:pPr>
    </w:p>
    <w:p w14:paraId="44EAFD9C" w14:textId="77777777" w:rsidR="00D4339C" w:rsidRDefault="00D4339C">
      <w:pPr>
        <w:keepNext/>
        <w:spacing w:after="0" w:line="240" w:lineRule="auto"/>
        <w:jc w:val="both"/>
        <w:rPr>
          <w:rFonts w:ascii="Arial" w:eastAsia="Arial" w:hAnsi="Arial" w:cs="Arial"/>
          <w:b/>
        </w:rPr>
      </w:pPr>
    </w:p>
    <w:p w14:paraId="6DE4543C" w14:textId="77777777" w:rsidR="00D4339C" w:rsidRDefault="00EE5187">
      <w:pPr>
        <w:keepNext/>
        <w:spacing w:after="0" w:line="240" w:lineRule="auto"/>
        <w:jc w:val="both"/>
        <w:rPr>
          <w:rFonts w:ascii="Arial" w:eastAsia="Arial" w:hAnsi="Arial" w:cs="Arial"/>
          <w:b/>
        </w:rPr>
      </w:pPr>
      <w:r w:rsidRPr="4F86C23F">
        <w:rPr>
          <w:rFonts w:ascii="Arial" w:eastAsia="Arial" w:hAnsi="Arial" w:cs="Arial"/>
          <w:b/>
          <w:bCs/>
        </w:rPr>
        <w:t>Professional Experience</w:t>
      </w:r>
    </w:p>
    <w:p w14:paraId="7C1ACB16" w14:textId="7292DD2A" w:rsidR="4F86C23F" w:rsidRDefault="4F86C23F" w:rsidP="4F86C23F">
      <w:pPr>
        <w:keepNext/>
        <w:spacing w:after="0" w:line="240" w:lineRule="auto"/>
        <w:jc w:val="both"/>
        <w:rPr>
          <w:rFonts w:ascii="Arial" w:eastAsia="Arial" w:hAnsi="Arial" w:cs="Arial"/>
          <w:b/>
          <w:bCs/>
        </w:rPr>
      </w:pPr>
    </w:p>
    <w:p w14:paraId="453893ED" w14:textId="096F7A04" w:rsidR="006872C8" w:rsidRPr="00000AB5" w:rsidRDefault="006872C8" w:rsidP="006872C8">
      <w:pPr>
        <w:keepNext/>
        <w:spacing w:after="0" w:line="240" w:lineRule="auto"/>
        <w:jc w:val="both"/>
        <w:rPr>
          <w:rFonts w:ascii="Arial" w:eastAsia="Arial" w:hAnsi="Arial" w:cs="Arial"/>
          <w:b/>
          <w:bCs/>
          <w:sz w:val="20"/>
          <w:szCs w:val="20"/>
        </w:rPr>
      </w:pPr>
      <w:r>
        <w:rPr>
          <w:rFonts w:ascii="Arial" w:eastAsia="Arial" w:hAnsi="Arial" w:cs="Arial"/>
          <w:b/>
          <w:bCs/>
          <w:sz w:val="20"/>
          <w:szCs w:val="20"/>
        </w:rPr>
        <w:t>Bayada Home Health Care</w:t>
      </w:r>
    </w:p>
    <w:p w14:paraId="268FC22B" w14:textId="77777777" w:rsidR="006872C8" w:rsidRPr="00000AB5" w:rsidRDefault="006872C8" w:rsidP="006872C8">
      <w:pPr>
        <w:keepNext/>
        <w:spacing w:after="0" w:line="240" w:lineRule="auto"/>
        <w:jc w:val="both"/>
        <w:rPr>
          <w:rFonts w:ascii="Arial" w:eastAsia="Arial" w:hAnsi="Arial" w:cs="Arial"/>
          <w:b/>
          <w:bCs/>
          <w:sz w:val="20"/>
          <w:szCs w:val="20"/>
        </w:rPr>
      </w:pPr>
      <w:r w:rsidRPr="00000AB5">
        <w:rPr>
          <w:rFonts w:ascii="Arial" w:eastAsia="Arial" w:hAnsi="Arial" w:cs="Arial"/>
          <w:b/>
          <w:bCs/>
          <w:sz w:val="20"/>
          <w:szCs w:val="20"/>
        </w:rPr>
        <w:t>Remote, NJ</w:t>
      </w:r>
    </w:p>
    <w:p w14:paraId="7418A1A4" w14:textId="12C659E9" w:rsidR="006872C8" w:rsidRPr="00000AB5" w:rsidRDefault="006872C8" w:rsidP="006872C8">
      <w:pPr>
        <w:keepNext/>
        <w:spacing w:after="0" w:line="240" w:lineRule="auto"/>
        <w:jc w:val="both"/>
        <w:rPr>
          <w:rFonts w:ascii="Arial" w:eastAsia="Arial" w:hAnsi="Arial" w:cs="Arial"/>
          <w:b/>
          <w:bCs/>
          <w:sz w:val="20"/>
          <w:szCs w:val="20"/>
        </w:rPr>
      </w:pPr>
      <w:r>
        <w:rPr>
          <w:rFonts w:ascii="Arial" w:eastAsia="Arial" w:hAnsi="Arial" w:cs="Arial"/>
          <w:b/>
          <w:bCs/>
          <w:sz w:val="20"/>
          <w:szCs w:val="20"/>
        </w:rPr>
        <w:t>Jan</w:t>
      </w:r>
      <w:r w:rsidRPr="00000AB5">
        <w:rPr>
          <w:rFonts w:ascii="Arial" w:eastAsia="Arial" w:hAnsi="Arial" w:cs="Arial"/>
          <w:b/>
          <w:bCs/>
          <w:sz w:val="20"/>
          <w:szCs w:val="20"/>
        </w:rPr>
        <w:t xml:space="preserve"> 202</w:t>
      </w:r>
      <w:r w:rsidR="007E0FA4">
        <w:rPr>
          <w:rFonts w:ascii="Arial" w:eastAsia="Arial" w:hAnsi="Arial" w:cs="Arial"/>
          <w:b/>
          <w:bCs/>
          <w:sz w:val="20"/>
          <w:szCs w:val="20"/>
        </w:rPr>
        <w:t>4</w:t>
      </w:r>
      <w:r w:rsidRPr="00000AB5">
        <w:rPr>
          <w:rFonts w:ascii="Arial" w:eastAsia="Arial" w:hAnsi="Arial" w:cs="Arial"/>
          <w:b/>
          <w:bCs/>
          <w:sz w:val="20"/>
          <w:szCs w:val="20"/>
        </w:rPr>
        <w:t xml:space="preserve"> to Date</w:t>
      </w:r>
    </w:p>
    <w:p w14:paraId="6FFE0F5B" w14:textId="77777777" w:rsidR="006872C8" w:rsidRPr="00000AB5" w:rsidRDefault="006872C8" w:rsidP="006872C8">
      <w:pPr>
        <w:keepNext/>
        <w:spacing w:after="0" w:line="240" w:lineRule="auto"/>
        <w:jc w:val="both"/>
        <w:rPr>
          <w:rFonts w:ascii="Arial" w:eastAsia="Arial" w:hAnsi="Arial" w:cs="Arial"/>
          <w:b/>
          <w:bCs/>
          <w:sz w:val="20"/>
          <w:szCs w:val="20"/>
        </w:rPr>
      </w:pPr>
      <w:r w:rsidRPr="00000AB5">
        <w:rPr>
          <w:rFonts w:ascii="Arial" w:eastAsia="Arial" w:hAnsi="Arial" w:cs="Arial"/>
          <w:b/>
          <w:bCs/>
          <w:sz w:val="20"/>
          <w:szCs w:val="20"/>
        </w:rPr>
        <w:t>Sr. Net Developer</w:t>
      </w:r>
    </w:p>
    <w:p w14:paraId="009FFCCA" w14:textId="77777777" w:rsidR="006872C8" w:rsidRDefault="006872C8" w:rsidP="006872C8">
      <w:pPr>
        <w:keepNext/>
        <w:spacing w:after="0" w:line="240" w:lineRule="auto"/>
        <w:jc w:val="both"/>
        <w:rPr>
          <w:rFonts w:ascii="Arial" w:eastAsia="Arial" w:hAnsi="Arial" w:cs="Arial"/>
          <w:b/>
          <w:bCs/>
        </w:rPr>
      </w:pPr>
    </w:p>
    <w:p w14:paraId="14B1860F" w14:textId="2AA38AD2" w:rsidR="006872C8" w:rsidRDefault="006872C8" w:rsidP="006872C8">
      <w:pPr>
        <w:keepNext/>
        <w:spacing w:after="0" w:line="240" w:lineRule="auto"/>
        <w:jc w:val="both"/>
        <w:rPr>
          <w:rFonts w:ascii="Arial" w:eastAsia="Arial" w:hAnsi="Arial" w:cs="Arial"/>
          <w:b/>
          <w:bCs/>
        </w:rPr>
      </w:pPr>
      <w:r w:rsidRPr="4F86C23F">
        <w:rPr>
          <w:rFonts w:ascii="Arial" w:eastAsia="Arial" w:hAnsi="Arial" w:cs="Arial"/>
          <w:b/>
          <w:bCs/>
          <w:sz w:val="20"/>
          <w:szCs w:val="20"/>
        </w:rPr>
        <w:t>Description</w:t>
      </w:r>
      <w:proofErr w:type="gramStart"/>
      <w:r w:rsidRPr="4F86C23F">
        <w:rPr>
          <w:rFonts w:ascii="Arial" w:eastAsia="Arial" w:hAnsi="Arial" w:cs="Arial"/>
          <w:b/>
          <w:bCs/>
          <w:sz w:val="20"/>
          <w:szCs w:val="20"/>
        </w:rPr>
        <w:t>:</w:t>
      </w:r>
      <w:r w:rsidRPr="4F86C23F">
        <w:rPr>
          <w:rFonts w:ascii="Arial" w:eastAsia="Arial" w:hAnsi="Arial" w:cs="Arial"/>
          <w:sz w:val="20"/>
          <w:szCs w:val="20"/>
        </w:rPr>
        <w:t xml:space="preserve">  </w:t>
      </w:r>
      <w:r>
        <w:rPr>
          <w:rFonts w:ascii="Arial" w:eastAsia="Arial" w:hAnsi="Arial" w:cs="Arial"/>
          <w:sz w:val="20"/>
          <w:szCs w:val="20"/>
        </w:rPr>
        <w:t>The</w:t>
      </w:r>
      <w:proofErr w:type="gramEnd"/>
      <w:r>
        <w:rPr>
          <w:rFonts w:ascii="Arial" w:eastAsia="Arial" w:hAnsi="Arial" w:cs="Arial"/>
          <w:sz w:val="20"/>
          <w:szCs w:val="20"/>
        </w:rPr>
        <w:t xml:space="preserve"> scope of this project involves designing and building various microservices for the JOY project with regards to Employee Entity interacting with various upstream and downstream applications throughout the Employee journey.</w:t>
      </w:r>
    </w:p>
    <w:p w14:paraId="7970BB86" w14:textId="77777777" w:rsidR="006872C8" w:rsidRDefault="006872C8" w:rsidP="006872C8">
      <w:pPr>
        <w:keepNext/>
        <w:spacing w:after="0" w:line="240" w:lineRule="auto"/>
        <w:jc w:val="both"/>
        <w:rPr>
          <w:rFonts w:ascii="Arial" w:eastAsia="Arial" w:hAnsi="Arial" w:cs="Arial"/>
          <w:b/>
          <w:bCs/>
        </w:rPr>
      </w:pPr>
    </w:p>
    <w:p w14:paraId="74D6F35B" w14:textId="77777777" w:rsidR="006872C8" w:rsidRDefault="006872C8" w:rsidP="006872C8">
      <w:pPr>
        <w:spacing w:after="200" w:line="276" w:lineRule="auto"/>
        <w:rPr>
          <w:rFonts w:ascii="Arial" w:eastAsia="Arial" w:hAnsi="Arial" w:cs="Arial"/>
          <w:b/>
          <w:bCs/>
          <w:sz w:val="20"/>
          <w:szCs w:val="20"/>
        </w:rPr>
      </w:pPr>
      <w:r w:rsidRPr="4F86C23F">
        <w:rPr>
          <w:rFonts w:ascii="Arial" w:eastAsia="Arial" w:hAnsi="Arial" w:cs="Arial"/>
          <w:b/>
          <w:bCs/>
          <w:sz w:val="20"/>
          <w:szCs w:val="20"/>
        </w:rPr>
        <w:t>Responsibilities:</w:t>
      </w:r>
    </w:p>
    <w:p w14:paraId="7542F366" w14:textId="45E10F3D" w:rsidR="006872C8" w:rsidRDefault="006872C8" w:rsidP="006872C8">
      <w:pPr>
        <w:numPr>
          <w:ilvl w:val="0"/>
          <w:numId w:val="15"/>
        </w:numPr>
        <w:tabs>
          <w:tab w:val="left" w:pos="720"/>
        </w:tab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 xml:space="preserve">Played the role of </w:t>
      </w:r>
      <w:r w:rsidR="003035E7">
        <w:rPr>
          <w:rFonts w:ascii="Arial" w:eastAsia="Arial" w:hAnsi="Arial" w:cs="Arial"/>
          <w:sz w:val="20"/>
          <w:szCs w:val="20"/>
        </w:rPr>
        <w:t>Architect/Sr. Developer</w:t>
      </w:r>
      <w:r w:rsidRPr="4F86C23F">
        <w:rPr>
          <w:rFonts w:ascii="Arial" w:eastAsia="Arial" w:hAnsi="Arial" w:cs="Arial"/>
          <w:sz w:val="20"/>
          <w:szCs w:val="20"/>
        </w:rPr>
        <w:t xml:space="preserve"> in multiple projects for this Client.</w:t>
      </w:r>
    </w:p>
    <w:p w14:paraId="24808E50" w14:textId="7B51FC0F" w:rsidR="006872C8" w:rsidRDefault="006872C8" w:rsidP="006872C8">
      <w:pPr>
        <w:numPr>
          <w:ilvl w:val="0"/>
          <w:numId w:val="15"/>
        </w:numPr>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 xml:space="preserve">Involved in some complex </w:t>
      </w:r>
      <w:r>
        <w:rPr>
          <w:rFonts w:ascii="Arial" w:eastAsia="Arial" w:hAnsi="Arial" w:cs="Arial"/>
          <w:sz w:val="20"/>
          <w:szCs w:val="20"/>
        </w:rPr>
        <w:t xml:space="preserve">System designs, development of </w:t>
      </w:r>
      <w:r w:rsidRPr="4E126F94">
        <w:rPr>
          <w:rFonts w:ascii="Arial" w:eastAsia="Arial" w:hAnsi="Arial" w:cs="Arial"/>
          <w:sz w:val="20"/>
          <w:szCs w:val="20"/>
        </w:rPr>
        <w:t xml:space="preserve">functionalities for </w:t>
      </w:r>
      <w:proofErr w:type="spellStart"/>
      <w:r>
        <w:rPr>
          <w:rFonts w:ascii="Arial" w:eastAsia="Arial" w:hAnsi="Arial" w:cs="Arial"/>
          <w:sz w:val="20"/>
          <w:szCs w:val="20"/>
        </w:rPr>
        <w:t>EmployeeCoreService</w:t>
      </w:r>
      <w:proofErr w:type="spellEnd"/>
      <w:r>
        <w:rPr>
          <w:rFonts w:ascii="Arial" w:eastAsia="Arial" w:hAnsi="Arial" w:cs="Arial"/>
          <w:sz w:val="20"/>
          <w:szCs w:val="20"/>
        </w:rPr>
        <w:t xml:space="preserve">, </w:t>
      </w:r>
      <w:proofErr w:type="spellStart"/>
      <w:r>
        <w:rPr>
          <w:rFonts w:ascii="Arial" w:eastAsia="Arial" w:hAnsi="Arial" w:cs="Arial"/>
          <w:sz w:val="20"/>
          <w:szCs w:val="20"/>
        </w:rPr>
        <w:t>BearsService</w:t>
      </w:r>
      <w:proofErr w:type="spellEnd"/>
      <w:r>
        <w:rPr>
          <w:rFonts w:ascii="Arial" w:eastAsia="Arial" w:hAnsi="Arial" w:cs="Arial"/>
          <w:sz w:val="20"/>
          <w:szCs w:val="20"/>
        </w:rPr>
        <w:t xml:space="preserve">, </w:t>
      </w:r>
      <w:proofErr w:type="spellStart"/>
      <w:r>
        <w:rPr>
          <w:rFonts w:ascii="Arial" w:eastAsia="Arial" w:hAnsi="Arial" w:cs="Arial"/>
          <w:sz w:val="20"/>
          <w:szCs w:val="20"/>
        </w:rPr>
        <w:t>OktaService</w:t>
      </w:r>
      <w:proofErr w:type="spellEnd"/>
      <w:r>
        <w:rPr>
          <w:rFonts w:ascii="Arial" w:eastAsia="Arial" w:hAnsi="Arial" w:cs="Arial"/>
          <w:sz w:val="20"/>
          <w:szCs w:val="20"/>
        </w:rPr>
        <w:t xml:space="preserve"> using .net 8 services</w:t>
      </w:r>
      <w:r w:rsidR="003035E7">
        <w:rPr>
          <w:rFonts w:ascii="Arial" w:eastAsia="Arial" w:hAnsi="Arial" w:cs="Arial"/>
          <w:sz w:val="20"/>
          <w:szCs w:val="20"/>
        </w:rPr>
        <w:t xml:space="preserve"> leveraging Kafka and AWS services like EKS, S3, SQS </w:t>
      </w:r>
      <w:proofErr w:type="spellStart"/>
      <w:r w:rsidR="003035E7">
        <w:rPr>
          <w:rFonts w:ascii="Arial" w:eastAsia="Arial" w:hAnsi="Arial" w:cs="Arial"/>
          <w:sz w:val="20"/>
          <w:szCs w:val="20"/>
        </w:rPr>
        <w:t>etc</w:t>
      </w:r>
      <w:proofErr w:type="spellEnd"/>
    </w:p>
    <w:p w14:paraId="72E04915" w14:textId="3EBC307D" w:rsidR="006872C8" w:rsidRDefault="006872C8"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Designed and developed the SQL Server Database layer for </w:t>
      </w:r>
      <w:proofErr w:type="spellStart"/>
      <w:r>
        <w:rPr>
          <w:rFonts w:ascii="Arial" w:eastAsia="Arial" w:hAnsi="Arial" w:cs="Arial"/>
          <w:sz w:val="20"/>
          <w:szCs w:val="20"/>
        </w:rPr>
        <w:t>EmployeeCoreService</w:t>
      </w:r>
      <w:proofErr w:type="spellEnd"/>
      <w:r>
        <w:rPr>
          <w:rFonts w:ascii="Arial" w:eastAsia="Arial" w:hAnsi="Arial" w:cs="Arial"/>
          <w:sz w:val="20"/>
          <w:szCs w:val="20"/>
        </w:rPr>
        <w:t xml:space="preserve">, </w:t>
      </w:r>
      <w:proofErr w:type="spellStart"/>
      <w:r>
        <w:rPr>
          <w:rFonts w:ascii="Arial" w:eastAsia="Arial" w:hAnsi="Arial" w:cs="Arial"/>
          <w:sz w:val="20"/>
          <w:szCs w:val="20"/>
        </w:rPr>
        <w:t>BearsService</w:t>
      </w:r>
      <w:proofErr w:type="spellEnd"/>
      <w:r>
        <w:rPr>
          <w:rFonts w:ascii="Arial" w:eastAsia="Arial" w:hAnsi="Arial" w:cs="Arial"/>
          <w:sz w:val="20"/>
          <w:szCs w:val="20"/>
        </w:rPr>
        <w:t xml:space="preserve">, </w:t>
      </w:r>
      <w:proofErr w:type="spellStart"/>
      <w:r>
        <w:rPr>
          <w:rFonts w:ascii="Arial" w:eastAsia="Arial" w:hAnsi="Arial" w:cs="Arial"/>
          <w:sz w:val="20"/>
          <w:szCs w:val="20"/>
        </w:rPr>
        <w:t>OktaService</w:t>
      </w:r>
      <w:proofErr w:type="spellEnd"/>
      <w:r>
        <w:rPr>
          <w:rFonts w:ascii="Arial" w:eastAsia="Arial" w:hAnsi="Arial" w:cs="Arial"/>
          <w:sz w:val="20"/>
          <w:szCs w:val="20"/>
        </w:rPr>
        <w:t xml:space="preserve"> including Tables, Stored Procedures, ORM layer including the Entity Framework and ADO.Net</w:t>
      </w:r>
      <w:r w:rsidR="00890363">
        <w:rPr>
          <w:rFonts w:ascii="Arial" w:eastAsia="Arial" w:hAnsi="Arial" w:cs="Arial"/>
          <w:sz w:val="20"/>
          <w:szCs w:val="20"/>
        </w:rPr>
        <w:t xml:space="preserve"> and </w:t>
      </w:r>
      <w:proofErr w:type="spellStart"/>
      <w:r w:rsidR="00890363">
        <w:rPr>
          <w:rFonts w:ascii="Arial" w:eastAsia="Arial" w:hAnsi="Arial" w:cs="Arial"/>
          <w:sz w:val="20"/>
          <w:szCs w:val="20"/>
        </w:rPr>
        <w:t>NPoco</w:t>
      </w:r>
      <w:proofErr w:type="spellEnd"/>
      <w:r>
        <w:rPr>
          <w:rFonts w:ascii="Arial" w:eastAsia="Arial" w:hAnsi="Arial" w:cs="Arial"/>
          <w:sz w:val="20"/>
          <w:szCs w:val="20"/>
        </w:rPr>
        <w:t>.</w:t>
      </w:r>
    </w:p>
    <w:p w14:paraId="4030CFFB" w14:textId="4CF0E8CF" w:rsidR="00F768FA" w:rsidRDefault="00F768FA"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Worked on Employee dashboard portal using </w:t>
      </w:r>
      <w:proofErr w:type="spellStart"/>
      <w:r w:rsidR="00890363">
        <w:rPr>
          <w:rFonts w:ascii="Arial" w:eastAsia="Arial" w:hAnsi="Arial" w:cs="Arial"/>
          <w:sz w:val="20"/>
          <w:szCs w:val="20"/>
        </w:rPr>
        <w:t>ReactJs</w:t>
      </w:r>
      <w:proofErr w:type="spellEnd"/>
      <w:r w:rsidR="00890363">
        <w:rPr>
          <w:rFonts w:ascii="Arial" w:eastAsia="Arial" w:hAnsi="Arial" w:cs="Arial"/>
          <w:sz w:val="20"/>
          <w:szCs w:val="20"/>
        </w:rPr>
        <w:t xml:space="preserve"> 18</w:t>
      </w:r>
      <w:r>
        <w:rPr>
          <w:rFonts w:ascii="Arial" w:eastAsia="Arial" w:hAnsi="Arial" w:cs="Arial"/>
          <w:sz w:val="20"/>
          <w:szCs w:val="20"/>
        </w:rPr>
        <w:t>.</w:t>
      </w:r>
    </w:p>
    <w:p w14:paraId="2160A969" w14:textId="56982290" w:rsidR="006872C8" w:rsidRDefault="006872C8"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Worked with DevOps to </w:t>
      </w:r>
      <w:r w:rsidR="00F768FA">
        <w:rPr>
          <w:rFonts w:ascii="Arial" w:eastAsia="Arial" w:hAnsi="Arial" w:cs="Arial"/>
          <w:sz w:val="20"/>
          <w:szCs w:val="20"/>
        </w:rPr>
        <w:t>set up</w:t>
      </w:r>
      <w:r>
        <w:rPr>
          <w:rFonts w:ascii="Arial" w:eastAsia="Arial" w:hAnsi="Arial" w:cs="Arial"/>
          <w:sz w:val="20"/>
          <w:szCs w:val="20"/>
        </w:rPr>
        <w:t xml:space="preserve"> the </w:t>
      </w:r>
      <w:r w:rsidR="008806EC">
        <w:rPr>
          <w:rFonts w:ascii="Arial" w:eastAsia="Arial" w:hAnsi="Arial" w:cs="Arial"/>
          <w:sz w:val="20"/>
          <w:szCs w:val="20"/>
        </w:rPr>
        <w:t>infrastructure</w:t>
      </w:r>
      <w:r>
        <w:rPr>
          <w:rFonts w:ascii="Arial" w:eastAsia="Arial" w:hAnsi="Arial" w:cs="Arial"/>
          <w:sz w:val="20"/>
          <w:szCs w:val="20"/>
        </w:rPr>
        <w:t xml:space="preserve"> using Docker and Kubernetes using Build and Deploy pipelines</w:t>
      </w:r>
      <w:r w:rsidR="008806EC">
        <w:rPr>
          <w:rFonts w:ascii="Arial" w:eastAsia="Arial" w:hAnsi="Arial" w:cs="Arial"/>
          <w:sz w:val="20"/>
          <w:szCs w:val="20"/>
        </w:rPr>
        <w:t xml:space="preserve"> and Git for source control.</w:t>
      </w:r>
    </w:p>
    <w:p w14:paraId="2BF9CB60" w14:textId="3A7128DC" w:rsidR="006872C8" w:rsidRDefault="006872C8"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Worked extensively with Confluent Kafka and </w:t>
      </w:r>
      <w:proofErr w:type="spellStart"/>
      <w:r>
        <w:rPr>
          <w:rFonts w:ascii="Arial" w:eastAsia="Arial" w:hAnsi="Arial" w:cs="Arial"/>
          <w:sz w:val="20"/>
          <w:szCs w:val="20"/>
        </w:rPr>
        <w:t>Red</w:t>
      </w:r>
      <w:r w:rsidR="008806EC">
        <w:rPr>
          <w:rFonts w:ascii="Arial" w:eastAsia="Arial" w:hAnsi="Arial" w:cs="Arial"/>
          <w:sz w:val="20"/>
          <w:szCs w:val="20"/>
        </w:rPr>
        <w:t>P</w:t>
      </w:r>
      <w:r>
        <w:rPr>
          <w:rFonts w:ascii="Arial" w:eastAsia="Arial" w:hAnsi="Arial" w:cs="Arial"/>
          <w:sz w:val="20"/>
          <w:szCs w:val="20"/>
        </w:rPr>
        <w:t>anda</w:t>
      </w:r>
      <w:proofErr w:type="spellEnd"/>
      <w:r>
        <w:rPr>
          <w:rFonts w:ascii="Arial" w:eastAsia="Arial" w:hAnsi="Arial" w:cs="Arial"/>
          <w:sz w:val="20"/>
          <w:szCs w:val="20"/>
        </w:rPr>
        <w:t xml:space="preserve"> including Avro Schema Registry for Kafka implementation for various microservices.</w:t>
      </w:r>
    </w:p>
    <w:p w14:paraId="32386847" w14:textId="7D524AB4" w:rsidR="009E4829" w:rsidRPr="009E4829" w:rsidRDefault="009E4829" w:rsidP="009E4829">
      <w:pPr>
        <w:numPr>
          <w:ilvl w:val="0"/>
          <w:numId w:val="15"/>
        </w:numPr>
        <w:spacing w:after="0" w:line="240" w:lineRule="auto"/>
        <w:ind w:left="720" w:hanging="360"/>
        <w:jc w:val="both"/>
        <w:rPr>
          <w:rFonts w:ascii="Arial" w:eastAsia="Arial" w:hAnsi="Arial" w:cs="Arial"/>
          <w:sz w:val="20"/>
          <w:szCs w:val="20"/>
        </w:rPr>
      </w:pPr>
      <w:r w:rsidRPr="009E4829">
        <w:rPr>
          <w:rFonts w:ascii="Arial" w:eastAsia="Arial" w:hAnsi="Arial" w:cs="Arial"/>
          <w:sz w:val="20"/>
          <w:szCs w:val="20"/>
        </w:rPr>
        <w:t>Implemented Avro schema serialization and deserialization for Kafka Implementation.</w:t>
      </w:r>
    </w:p>
    <w:p w14:paraId="0D6C05E9" w14:textId="12F05CF7" w:rsidR="006872C8" w:rsidRPr="00D86716" w:rsidRDefault="006872C8"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Worked with DevOps to containerize our applications using Docker and Kubernetes</w:t>
      </w:r>
      <w:r w:rsidR="00F0227A">
        <w:rPr>
          <w:rFonts w:ascii="Arial" w:eastAsia="Arial" w:hAnsi="Arial" w:cs="Arial"/>
          <w:sz w:val="20"/>
          <w:szCs w:val="20"/>
        </w:rPr>
        <w:t>, EKS</w:t>
      </w:r>
    </w:p>
    <w:p w14:paraId="042B7D96" w14:textId="6AE03E63" w:rsidR="006872C8" w:rsidRDefault="006872C8"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Implemented Kafka integration to subscribe to and publish messages</w:t>
      </w:r>
      <w:r w:rsidR="008806EC">
        <w:rPr>
          <w:rFonts w:ascii="Arial" w:eastAsia="Arial" w:hAnsi="Arial" w:cs="Arial"/>
          <w:sz w:val="20"/>
          <w:szCs w:val="20"/>
        </w:rPr>
        <w:t xml:space="preserve"> for various services.</w:t>
      </w:r>
    </w:p>
    <w:p w14:paraId="60EC1656" w14:textId="77777777" w:rsidR="006872C8" w:rsidRDefault="006872C8"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Consistently maintained code coverage above 80% by writing </w:t>
      </w:r>
      <w:proofErr w:type="gramStart"/>
      <w:r>
        <w:rPr>
          <w:rFonts w:ascii="Arial" w:eastAsia="Arial" w:hAnsi="Arial" w:cs="Arial"/>
          <w:sz w:val="20"/>
          <w:szCs w:val="20"/>
        </w:rPr>
        <w:t>thorough</w:t>
      </w:r>
      <w:proofErr w:type="gramEnd"/>
      <w:r>
        <w:rPr>
          <w:rFonts w:ascii="Arial" w:eastAsia="Arial" w:hAnsi="Arial" w:cs="Arial"/>
          <w:sz w:val="20"/>
          <w:szCs w:val="20"/>
        </w:rPr>
        <w:t xml:space="preserve"> Unit Tests using </w:t>
      </w:r>
      <w:proofErr w:type="spellStart"/>
      <w:r>
        <w:rPr>
          <w:rFonts w:ascii="Arial" w:eastAsia="Arial" w:hAnsi="Arial" w:cs="Arial"/>
          <w:sz w:val="20"/>
          <w:szCs w:val="20"/>
        </w:rPr>
        <w:t>NUnit</w:t>
      </w:r>
      <w:proofErr w:type="spellEnd"/>
      <w:r>
        <w:rPr>
          <w:rFonts w:ascii="Arial" w:eastAsia="Arial" w:hAnsi="Arial" w:cs="Arial"/>
          <w:sz w:val="20"/>
          <w:szCs w:val="20"/>
        </w:rPr>
        <w:t xml:space="preserve"> and </w:t>
      </w:r>
      <w:proofErr w:type="spellStart"/>
      <w:r>
        <w:rPr>
          <w:rFonts w:ascii="Arial" w:eastAsia="Arial" w:hAnsi="Arial" w:cs="Arial"/>
          <w:sz w:val="20"/>
          <w:szCs w:val="20"/>
        </w:rPr>
        <w:t>Moq</w:t>
      </w:r>
      <w:proofErr w:type="spellEnd"/>
      <w:r>
        <w:rPr>
          <w:rFonts w:ascii="Arial" w:eastAsia="Arial" w:hAnsi="Arial" w:cs="Arial"/>
          <w:sz w:val="20"/>
          <w:szCs w:val="20"/>
        </w:rPr>
        <w:t xml:space="preserve"> frameworks.</w:t>
      </w:r>
    </w:p>
    <w:p w14:paraId="1A5709A6" w14:textId="600944FC" w:rsidR="006872C8" w:rsidRDefault="008806EC"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Implemented Elastic Search logging for microservices with Kibana portal.</w:t>
      </w:r>
    </w:p>
    <w:p w14:paraId="1819F016" w14:textId="664760EB" w:rsidR="006872C8" w:rsidRDefault="006872C8"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Was involved in database modeling and tables creation for some of the core functionalities for </w:t>
      </w:r>
      <w:proofErr w:type="spellStart"/>
      <w:r>
        <w:rPr>
          <w:rFonts w:ascii="Arial" w:eastAsia="Arial" w:hAnsi="Arial" w:cs="Arial"/>
          <w:sz w:val="20"/>
          <w:szCs w:val="20"/>
        </w:rPr>
        <w:t>EmployeeCoreService</w:t>
      </w:r>
      <w:proofErr w:type="spellEnd"/>
      <w:r>
        <w:rPr>
          <w:rFonts w:ascii="Arial" w:eastAsia="Arial" w:hAnsi="Arial" w:cs="Arial"/>
          <w:sz w:val="20"/>
          <w:szCs w:val="20"/>
        </w:rPr>
        <w:t xml:space="preserve"> and </w:t>
      </w:r>
      <w:proofErr w:type="spellStart"/>
      <w:r>
        <w:rPr>
          <w:rFonts w:ascii="Arial" w:eastAsia="Arial" w:hAnsi="Arial" w:cs="Arial"/>
          <w:sz w:val="20"/>
          <w:szCs w:val="20"/>
        </w:rPr>
        <w:t>BearsIntegrationService</w:t>
      </w:r>
      <w:proofErr w:type="spellEnd"/>
      <w:r>
        <w:rPr>
          <w:rFonts w:ascii="Arial" w:eastAsia="Arial" w:hAnsi="Arial" w:cs="Arial"/>
          <w:sz w:val="20"/>
          <w:szCs w:val="20"/>
        </w:rPr>
        <w:t>.</w:t>
      </w:r>
    </w:p>
    <w:p w14:paraId="18800CE3" w14:textId="7DF47FB3" w:rsidR="00F0227A" w:rsidRDefault="00F0227A" w:rsidP="006872C8">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Worked on Legacy .Net applications build using .net 4.7, MVC, etc.</w:t>
      </w:r>
    </w:p>
    <w:p w14:paraId="361C3A1C" w14:textId="77777777" w:rsidR="006872C8" w:rsidRDefault="006872C8" w:rsidP="006872C8">
      <w:pPr>
        <w:spacing w:after="0" w:line="240" w:lineRule="auto"/>
        <w:jc w:val="both"/>
        <w:rPr>
          <w:rFonts w:ascii="Arial" w:eastAsia="Arial" w:hAnsi="Arial" w:cs="Arial"/>
          <w:sz w:val="20"/>
          <w:szCs w:val="20"/>
        </w:rPr>
      </w:pPr>
    </w:p>
    <w:p w14:paraId="73EE0DE6" w14:textId="480823CB" w:rsidR="006872C8" w:rsidRDefault="006872C8" w:rsidP="006872C8">
      <w:pPr>
        <w:spacing w:after="0" w:line="240" w:lineRule="auto"/>
        <w:jc w:val="both"/>
        <w:rPr>
          <w:rFonts w:ascii="Arial" w:eastAsia="Arial" w:hAnsi="Arial" w:cs="Arial"/>
          <w:sz w:val="20"/>
          <w:szCs w:val="20"/>
        </w:rPr>
      </w:pPr>
      <w:r w:rsidRPr="40FF5BAF">
        <w:rPr>
          <w:rFonts w:ascii="Arial" w:eastAsia="Arial" w:hAnsi="Arial" w:cs="Arial"/>
          <w:b/>
          <w:bCs/>
          <w:sz w:val="20"/>
          <w:szCs w:val="20"/>
        </w:rPr>
        <w:lastRenderedPageBreak/>
        <w:t>Environment:</w:t>
      </w:r>
      <w:r w:rsidRPr="40FF5BAF">
        <w:rPr>
          <w:rFonts w:ascii="Arial" w:eastAsia="Arial" w:hAnsi="Arial" w:cs="Arial"/>
          <w:sz w:val="20"/>
          <w:szCs w:val="20"/>
        </w:rPr>
        <w:t xml:space="preserve"> C# 10, </w:t>
      </w:r>
      <w:proofErr w:type="spellStart"/>
      <w:r w:rsidR="00890363">
        <w:rPr>
          <w:rFonts w:ascii="Arial" w:eastAsia="Arial" w:hAnsi="Arial" w:cs="Arial"/>
          <w:sz w:val="20"/>
          <w:szCs w:val="20"/>
        </w:rPr>
        <w:t>ReactJs</w:t>
      </w:r>
      <w:proofErr w:type="spellEnd"/>
      <w:r w:rsidR="00890363">
        <w:rPr>
          <w:rFonts w:ascii="Arial" w:eastAsia="Arial" w:hAnsi="Arial" w:cs="Arial"/>
          <w:sz w:val="20"/>
          <w:szCs w:val="20"/>
        </w:rPr>
        <w:t xml:space="preserve"> 18</w:t>
      </w:r>
      <w:r w:rsidR="00F768FA">
        <w:rPr>
          <w:rFonts w:ascii="Arial" w:eastAsia="Arial" w:hAnsi="Arial" w:cs="Arial"/>
          <w:sz w:val="20"/>
          <w:szCs w:val="20"/>
        </w:rPr>
        <w:t>,</w:t>
      </w:r>
      <w:r w:rsidR="00890363">
        <w:rPr>
          <w:rFonts w:ascii="Arial" w:eastAsia="Arial" w:hAnsi="Arial" w:cs="Arial"/>
          <w:sz w:val="20"/>
          <w:szCs w:val="20"/>
        </w:rPr>
        <w:t xml:space="preserve"> </w:t>
      </w:r>
      <w:r w:rsidRPr="40FF5BAF">
        <w:rPr>
          <w:rFonts w:ascii="Arial" w:eastAsia="Arial" w:hAnsi="Arial" w:cs="Arial"/>
          <w:sz w:val="20"/>
          <w:szCs w:val="20"/>
        </w:rPr>
        <w:t>.Net 6</w:t>
      </w:r>
      <w:r w:rsidR="008806EC">
        <w:rPr>
          <w:rFonts w:ascii="Arial" w:eastAsia="Arial" w:hAnsi="Arial" w:cs="Arial"/>
          <w:sz w:val="20"/>
          <w:szCs w:val="20"/>
        </w:rPr>
        <w:t>/8</w:t>
      </w:r>
      <w:r w:rsidRPr="40FF5BAF">
        <w:rPr>
          <w:rFonts w:ascii="Arial" w:eastAsia="Arial" w:hAnsi="Arial" w:cs="Arial"/>
          <w:sz w:val="20"/>
          <w:szCs w:val="20"/>
        </w:rPr>
        <w:t>, Entity Framework Core</w:t>
      </w:r>
      <w:r w:rsidR="00890363">
        <w:rPr>
          <w:rFonts w:ascii="Arial" w:eastAsia="Arial" w:hAnsi="Arial" w:cs="Arial"/>
          <w:sz w:val="20"/>
          <w:szCs w:val="20"/>
        </w:rPr>
        <w:t xml:space="preserve">, </w:t>
      </w:r>
      <w:proofErr w:type="spellStart"/>
      <w:r w:rsidR="00890363">
        <w:rPr>
          <w:rFonts w:ascii="Arial" w:eastAsia="Arial" w:hAnsi="Arial" w:cs="Arial"/>
          <w:sz w:val="20"/>
          <w:szCs w:val="20"/>
        </w:rPr>
        <w:t>NPoco</w:t>
      </w:r>
      <w:proofErr w:type="spellEnd"/>
      <w:r w:rsidRPr="40FF5BAF">
        <w:rPr>
          <w:rFonts w:ascii="Arial" w:eastAsia="Arial" w:hAnsi="Arial" w:cs="Arial"/>
          <w:sz w:val="20"/>
          <w:szCs w:val="20"/>
        </w:rPr>
        <w:t xml:space="preserve">, </w:t>
      </w:r>
      <w:r>
        <w:rPr>
          <w:rFonts w:ascii="Arial" w:eastAsia="Arial" w:hAnsi="Arial" w:cs="Arial"/>
          <w:sz w:val="20"/>
          <w:szCs w:val="20"/>
        </w:rPr>
        <w:t xml:space="preserve">Web API, JSON, </w:t>
      </w:r>
      <w:r w:rsidRPr="40FF5BAF">
        <w:rPr>
          <w:rFonts w:ascii="Arial" w:eastAsia="Arial" w:hAnsi="Arial" w:cs="Arial"/>
          <w:sz w:val="20"/>
          <w:szCs w:val="20"/>
        </w:rPr>
        <w:t xml:space="preserve">SQL </w:t>
      </w:r>
      <w:r w:rsidR="00280ED7">
        <w:rPr>
          <w:rFonts w:ascii="Arial" w:eastAsia="Arial" w:hAnsi="Arial" w:cs="Arial"/>
          <w:sz w:val="20"/>
          <w:szCs w:val="20"/>
        </w:rPr>
        <w:t>Server</w:t>
      </w:r>
      <w:r w:rsidRPr="40FF5BAF">
        <w:rPr>
          <w:rFonts w:ascii="Arial" w:eastAsia="Arial" w:hAnsi="Arial" w:cs="Arial"/>
          <w:sz w:val="20"/>
          <w:szCs w:val="20"/>
        </w:rPr>
        <w:t xml:space="preserve">, Microservices, </w:t>
      </w:r>
      <w:r w:rsidR="008806EC">
        <w:rPr>
          <w:rFonts w:ascii="Arial" w:eastAsia="Arial" w:hAnsi="Arial" w:cs="Arial"/>
          <w:sz w:val="20"/>
          <w:szCs w:val="20"/>
        </w:rPr>
        <w:t xml:space="preserve">Apache Confluent Kafka, </w:t>
      </w:r>
      <w:proofErr w:type="spellStart"/>
      <w:r w:rsidR="008806EC">
        <w:rPr>
          <w:rFonts w:ascii="Arial" w:eastAsia="Arial" w:hAnsi="Arial" w:cs="Arial"/>
          <w:sz w:val="20"/>
          <w:szCs w:val="20"/>
        </w:rPr>
        <w:t>RedPanda</w:t>
      </w:r>
      <w:proofErr w:type="spellEnd"/>
      <w:r w:rsidR="008806EC">
        <w:rPr>
          <w:rFonts w:ascii="Arial" w:eastAsia="Arial" w:hAnsi="Arial" w:cs="Arial"/>
          <w:sz w:val="20"/>
          <w:szCs w:val="20"/>
        </w:rPr>
        <w:t>, Elastic Search, Kibana</w:t>
      </w:r>
      <w:r w:rsidRPr="40FF5BAF">
        <w:rPr>
          <w:rFonts w:ascii="Arial" w:eastAsia="Arial" w:hAnsi="Arial" w:cs="Arial"/>
          <w:sz w:val="20"/>
          <w:szCs w:val="20"/>
        </w:rPr>
        <w:t>, Visual Studio 2022, MSMS, Postman, Docker,</w:t>
      </w:r>
      <w:r w:rsidR="008806EC">
        <w:rPr>
          <w:rFonts w:ascii="Arial" w:eastAsia="Arial" w:hAnsi="Arial" w:cs="Arial"/>
          <w:sz w:val="20"/>
          <w:szCs w:val="20"/>
        </w:rPr>
        <w:t xml:space="preserve"> Kubernetes</w:t>
      </w:r>
      <w:r w:rsidR="00F0227A">
        <w:rPr>
          <w:rFonts w:ascii="Arial" w:eastAsia="Arial" w:hAnsi="Arial" w:cs="Arial"/>
          <w:sz w:val="20"/>
          <w:szCs w:val="20"/>
        </w:rPr>
        <w:t xml:space="preserve">, </w:t>
      </w:r>
      <w:r w:rsidR="003035E7">
        <w:rPr>
          <w:rFonts w:ascii="Arial" w:eastAsia="Arial" w:hAnsi="Arial" w:cs="Arial"/>
          <w:sz w:val="20"/>
          <w:szCs w:val="20"/>
        </w:rPr>
        <w:t xml:space="preserve">AWS </w:t>
      </w:r>
      <w:r w:rsidR="00F0227A">
        <w:rPr>
          <w:rFonts w:ascii="Arial" w:eastAsia="Arial" w:hAnsi="Arial" w:cs="Arial"/>
          <w:sz w:val="20"/>
          <w:szCs w:val="20"/>
        </w:rPr>
        <w:t>EKS</w:t>
      </w:r>
      <w:r w:rsidR="003035E7">
        <w:rPr>
          <w:rFonts w:ascii="Arial" w:eastAsia="Arial" w:hAnsi="Arial" w:cs="Arial"/>
          <w:sz w:val="20"/>
          <w:szCs w:val="20"/>
        </w:rPr>
        <w:t>, S3, SQS</w:t>
      </w:r>
      <w:r w:rsidRPr="40FF5BAF">
        <w:rPr>
          <w:rFonts w:ascii="Arial" w:eastAsia="Arial" w:hAnsi="Arial" w:cs="Arial"/>
          <w:sz w:val="20"/>
          <w:szCs w:val="20"/>
        </w:rPr>
        <w:t>,</w:t>
      </w:r>
      <w:r w:rsidR="003035E7">
        <w:rPr>
          <w:rFonts w:ascii="Arial" w:eastAsia="Arial" w:hAnsi="Arial" w:cs="Arial"/>
          <w:sz w:val="20"/>
          <w:szCs w:val="20"/>
        </w:rPr>
        <w:t xml:space="preserve"> Mongo DB,</w:t>
      </w:r>
      <w:r w:rsidRPr="40FF5BAF">
        <w:rPr>
          <w:rFonts w:ascii="Arial" w:eastAsia="Arial" w:hAnsi="Arial" w:cs="Arial"/>
          <w:sz w:val="20"/>
          <w:szCs w:val="20"/>
        </w:rPr>
        <w:t xml:space="preserve"> Visual Studio Code, </w:t>
      </w:r>
      <w:proofErr w:type="spellStart"/>
      <w:r w:rsidRPr="40FF5BAF">
        <w:rPr>
          <w:rFonts w:ascii="Arial" w:eastAsia="Arial" w:hAnsi="Arial" w:cs="Arial"/>
          <w:sz w:val="20"/>
          <w:szCs w:val="20"/>
        </w:rPr>
        <w:t>XUnit</w:t>
      </w:r>
      <w:proofErr w:type="spellEnd"/>
      <w:r w:rsidRPr="40FF5BAF">
        <w:rPr>
          <w:rFonts w:ascii="Arial" w:eastAsia="Arial" w:hAnsi="Arial" w:cs="Arial"/>
          <w:sz w:val="20"/>
          <w:szCs w:val="20"/>
        </w:rPr>
        <w:t xml:space="preserve"> and </w:t>
      </w:r>
      <w:proofErr w:type="spellStart"/>
      <w:r w:rsidRPr="40FF5BAF">
        <w:rPr>
          <w:rFonts w:ascii="Arial" w:eastAsia="Arial" w:hAnsi="Arial" w:cs="Arial"/>
          <w:sz w:val="20"/>
          <w:szCs w:val="20"/>
        </w:rPr>
        <w:t>Moq</w:t>
      </w:r>
      <w:proofErr w:type="spellEnd"/>
      <w:r w:rsidR="008806EC">
        <w:rPr>
          <w:rFonts w:ascii="Arial" w:eastAsia="Arial" w:hAnsi="Arial" w:cs="Arial"/>
          <w:sz w:val="20"/>
          <w:szCs w:val="20"/>
        </w:rPr>
        <w:t>,</w:t>
      </w:r>
      <w:r w:rsidRPr="40FF5BAF">
        <w:rPr>
          <w:rFonts w:ascii="Arial" w:eastAsia="Arial" w:hAnsi="Arial" w:cs="Arial"/>
          <w:sz w:val="20"/>
          <w:szCs w:val="20"/>
        </w:rPr>
        <w:t xml:space="preserve"> Git</w:t>
      </w:r>
    </w:p>
    <w:p w14:paraId="2E9FD845" w14:textId="77777777" w:rsidR="006872C8" w:rsidRDefault="006872C8" w:rsidP="4F86C23F">
      <w:pPr>
        <w:keepNext/>
        <w:spacing w:after="0" w:line="240" w:lineRule="auto"/>
        <w:jc w:val="both"/>
        <w:rPr>
          <w:rFonts w:ascii="Arial" w:eastAsia="Arial" w:hAnsi="Arial" w:cs="Arial"/>
          <w:b/>
          <w:bCs/>
        </w:rPr>
      </w:pPr>
    </w:p>
    <w:p w14:paraId="1496B905" w14:textId="2B8F6CD8" w:rsidR="00482EAA" w:rsidRPr="00000AB5" w:rsidRDefault="003403E4" w:rsidP="4F86C23F">
      <w:pPr>
        <w:keepNext/>
        <w:spacing w:after="0" w:line="240" w:lineRule="auto"/>
        <w:jc w:val="both"/>
        <w:rPr>
          <w:rFonts w:ascii="Arial" w:eastAsia="Arial" w:hAnsi="Arial" w:cs="Arial"/>
          <w:b/>
          <w:bCs/>
          <w:sz w:val="20"/>
          <w:szCs w:val="20"/>
        </w:rPr>
      </w:pPr>
      <w:r w:rsidRPr="00000AB5">
        <w:rPr>
          <w:rFonts w:ascii="Arial" w:eastAsia="Arial" w:hAnsi="Arial" w:cs="Arial"/>
          <w:b/>
          <w:bCs/>
          <w:sz w:val="20"/>
          <w:szCs w:val="20"/>
        </w:rPr>
        <w:t>FM Global</w:t>
      </w:r>
    </w:p>
    <w:p w14:paraId="2C99575A" w14:textId="79D86874" w:rsidR="00226EF4" w:rsidRPr="00000AB5" w:rsidRDefault="00685F30" w:rsidP="4F86C23F">
      <w:pPr>
        <w:keepNext/>
        <w:spacing w:after="0" w:line="240" w:lineRule="auto"/>
        <w:jc w:val="both"/>
        <w:rPr>
          <w:rFonts w:ascii="Arial" w:eastAsia="Arial" w:hAnsi="Arial" w:cs="Arial"/>
          <w:b/>
          <w:bCs/>
          <w:sz w:val="20"/>
          <w:szCs w:val="20"/>
        </w:rPr>
      </w:pPr>
      <w:r w:rsidRPr="00000AB5">
        <w:rPr>
          <w:rFonts w:ascii="Arial" w:eastAsia="Arial" w:hAnsi="Arial" w:cs="Arial"/>
          <w:b/>
          <w:bCs/>
          <w:sz w:val="20"/>
          <w:szCs w:val="20"/>
        </w:rPr>
        <w:t>Remote, NJ</w:t>
      </w:r>
    </w:p>
    <w:p w14:paraId="6A21955C" w14:textId="3823AD92" w:rsidR="00000AB5" w:rsidRPr="00000AB5" w:rsidRDefault="001366BE" w:rsidP="4F86C23F">
      <w:pPr>
        <w:keepNext/>
        <w:spacing w:after="0" w:line="240" w:lineRule="auto"/>
        <w:jc w:val="both"/>
        <w:rPr>
          <w:rFonts w:ascii="Arial" w:eastAsia="Arial" w:hAnsi="Arial" w:cs="Arial"/>
          <w:b/>
          <w:bCs/>
          <w:sz w:val="20"/>
          <w:szCs w:val="20"/>
        </w:rPr>
      </w:pPr>
      <w:r>
        <w:rPr>
          <w:rFonts w:ascii="Arial" w:eastAsia="Arial" w:hAnsi="Arial" w:cs="Arial"/>
          <w:b/>
          <w:bCs/>
          <w:sz w:val="20"/>
          <w:szCs w:val="20"/>
        </w:rPr>
        <w:t>Apr</w:t>
      </w:r>
      <w:r w:rsidR="00000AB5" w:rsidRPr="00000AB5">
        <w:rPr>
          <w:rFonts w:ascii="Arial" w:eastAsia="Arial" w:hAnsi="Arial" w:cs="Arial"/>
          <w:b/>
          <w:bCs/>
          <w:sz w:val="20"/>
          <w:szCs w:val="20"/>
        </w:rPr>
        <w:t xml:space="preserve"> 2022 to </w:t>
      </w:r>
      <w:r w:rsidR="006872C8">
        <w:rPr>
          <w:rFonts w:ascii="Arial" w:eastAsia="Arial" w:hAnsi="Arial" w:cs="Arial"/>
          <w:b/>
          <w:bCs/>
          <w:sz w:val="20"/>
          <w:szCs w:val="20"/>
        </w:rPr>
        <w:t>Dec 2023</w:t>
      </w:r>
    </w:p>
    <w:p w14:paraId="1729A05D" w14:textId="4012534F" w:rsidR="00F76BA6" w:rsidRPr="00000AB5" w:rsidRDefault="00F76BA6" w:rsidP="4F86C23F">
      <w:pPr>
        <w:keepNext/>
        <w:spacing w:after="0" w:line="240" w:lineRule="auto"/>
        <w:jc w:val="both"/>
        <w:rPr>
          <w:rFonts w:ascii="Arial" w:eastAsia="Arial" w:hAnsi="Arial" w:cs="Arial"/>
          <w:b/>
          <w:bCs/>
          <w:sz w:val="20"/>
          <w:szCs w:val="20"/>
        </w:rPr>
      </w:pPr>
      <w:r w:rsidRPr="00000AB5">
        <w:rPr>
          <w:rFonts w:ascii="Arial" w:eastAsia="Arial" w:hAnsi="Arial" w:cs="Arial"/>
          <w:b/>
          <w:bCs/>
          <w:sz w:val="20"/>
          <w:szCs w:val="20"/>
        </w:rPr>
        <w:t>Sr. Net Developer</w:t>
      </w:r>
    </w:p>
    <w:p w14:paraId="66BC8E1F" w14:textId="77777777" w:rsidR="00482EAA" w:rsidRDefault="00482EAA" w:rsidP="4F86C23F">
      <w:pPr>
        <w:keepNext/>
        <w:spacing w:after="0" w:line="240" w:lineRule="auto"/>
        <w:jc w:val="both"/>
        <w:rPr>
          <w:rFonts w:ascii="Arial" w:eastAsia="Arial" w:hAnsi="Arial" w:cs="Arial"/>
          <w:b/>
          <w:bCs/>
        </w:rPr>
      </w:pPr>
    </w:p>
    <w:p w14:paraId="22245F8D" w14:textId="23700410" w:rsidR="005A44BE" w:rsidRDefault="005A44BE" w:rsidP="4F86C23F">
      <w:pPr>
        <w:keepNext/>
        <w:spacing w:after="0" w:line="240" w:lineRule="auto"/>
        <w:jc w:val="both"/>
        <w:rPr>
          <w:rFonts w:ascii="Arial" w:eastAsia="Arial" w:hAnsi="Arial" w:cs="Arial"/>
          <w:b/>
          <w:bCs/>
        </w:rPr>
      </w:pPr>
      <w:r w:rsidRPr="4F86C23F">
        <w:rPr>
          <w:rFonts w:ascii="Arial" w:eastAsia="Arial" w:hAnsi="Arial" w:cs="Arial"/>
          <w:b/>
          <w:bCs/>
          <w:sz w:val="20"/>
          <w:szCs w:val="20"/>
        </w:rPr>
        <w:t>Description:</w:t>
      </w:r>
      <w:r w:rsidRPr="4F86C23F">
        <w:rPr>
          <w:rFonts w:ascii="Arial" w:eastAsia="Arial" w:hAnsi="Arial" w:cs="Arial"/>
          <w:sz w:val="20"/>
          <w:szCs w:val="20"/>
        </w:rPr>
        <w:t xml:space="preserve">  The scope of this project is to design build and develop</w:t>
      </w:r>
      <w:r w:rsidR="00061D74">
        <w:rPr>
          <w:rFonts w:ascii="Arial" w:eastAsia="Arial" w:hAnsi="Arial" w:cs="Arial"/>
          <w:sz w:val="20"/>
          <w:szCs w:val="20"/>
        </w:rPr>
        <w:t xml:space="preserve"> </w:t>
      </w:r>
      <w:r w:rsidR="00E0585E">
        <w:rPr>
          <w:rFonts w:ascii="Arial" w:eastAsia="Arial" w:hAnsi="Arial" w:cs="Arial"/>
          <w:sz w:val="20"/>
          <w:szCs w:val="20"/>
        </w:rPr>
        <w:t>a new Client Policy Service Application which will replace current service used to update the</w:t>
      </w:r>
      <w:r w:rsidR="00F94691">
        <w:rPr>
          <w:rFonts w:ascii="Arial" w:eastAsia="Arial" w:hAnsi="Arial" w:cs="Arial"/>
          <w:sz w:val="20"/>
          <w:szCs w:val="20"/>
        </w:rPr>
        <w:t xml:space="preserve"> data </w:t>
      </w:r>
      <w:r w:rsidR="008D6E35">
        <w:rPr>
          <w:rFonts w:ascii="Arial" w:eastAsia="Arial" w:hAnsi="Arial" w:cs="Arial"/>
          <w:sz w:val="20"/>
          <w:szCs w:val="20"/>
        </w:rPr>
        <w:t>via a</w:t>
      </w:r>
      <w:r w:rsidR="00F94691">
        <w:rPr>
          <w:rFonts w:ascii="Arial" w:eastAsia="Arial" w:hAnsi="Arial" w:cs="Arial"/>
          <w:sz w:val="20"/>
          <w:szCs w:val="20"/>
        </w:rPr>
        <w:t xml:space="preserve"> timed job and move into a near-real-time </w:t>
      </w:r>
      <w:proofErr w:type="spellStart"/>
      <w:r w:rsidR="00F94691">
        <w:rPr>
          <w:rFonts w:ascii="Arial" w:eastAsia="Arial" w:hAnsi="Arial" w:cs="Arial"/>
          <w:sz w:val="20"/>
          <w:szCs w:val="20"/>
        </w:rPr>
        <w:t>eventing</w:t>
      </w:r>
      <w:proofErr w:type="spellEnd"/>
      <w:r w:rsidR="00F94691">
        <w:rPr>
          <w:rFonts w:ascii="Arial" w:eastAsia="Arial" w:hAnsi="Arial" w:cs="Arial"/>
          <w:sz w:val="20"/>
          <w:szCs w:val="20"/>
        </w:rPr>
        <w:t xml:space="preserve"> model</w:t>
      </w:r>
      <w:r w:rsidR="00397529">
        <w:rPr>
          <w:rFonts w:ascii="Arial" w:eastAsia="Arial" w:hAnsi="Arial" w:cs="Arial"/>
          <w:sz w:val="20"/>
          <w:szCs w:val="20"/>
        </w:rPr>
        <w:t>, which will interact with the underlying services (Globa</w:t>
      </w:r>
      <w:r w:rsidR="0041102E">
        <w:rPr>
          <w:rFonts w:ascii="Arial" w:eastAsia="Arial" w:hAnsi="Arial" w:cs="Arial"/>
          <w:sz w:val="20"/>
          <w:szCs w:val="20"/>
        </w:rPr>
        <w:t>l Business System (GBS), Policy Connect, E-Policy, and Content Access Integration Layer (CAIL)</w:t>
      </w:r>
      <w:r w:rsidR="00EC09BF">
        <w:rPr>
          <w:rFonts w:ascii="Arial" w:eastAsia="Arial" w:hAnsi="Arial" w:cs="Arial"/>
          <w:sz w:val="20"/>
          <w:szCs w:val="20"/>
        </w:rPr>
        <w:t xml:space="preserve">. This allows the data to be updated quickly, provides avenues for scaling and opens the possibility for other enterprise consumers to be </w:t>
      </w:r>
      <w:r w:rsidR="00401CA6">
        <w:rPr>
          <w:rFonts w:ascii="Arial" w:eastAsia="Arial" w:hAnsi="Arial" w:cs="Arial"/>
          <w:sz w:val="20"/>
          <w:szCs w:val="20"/>
        </w:rPr>
        <w:t>aware of</w:t>
      </w:r>
      <w:r w:rsidR="00EC09BF">
        <w:rPr>
          <w:rFonts w:ascii="Arial" w:eastAsia="Arial" w:hAnsi="Arial" w:cs="Arial"/>
          <w:sz w:val="20"/>
          <w:szCs w:val="20"/>
        </w:rPr>
        <w:t xml:space="preserve"> these client facing changes</w:t>
      </w:r>
      <w:r w:rsidR="005C51D0">
        <w:rPr>
          <w:rFonts w:ascii="Arial" w:eastAsia="Arial" w:hAnsi="Arial" w:cs="Arial"/>
          <w:sz w:val="20"/>
          <w:szCs w:val="20"/>
        </w:rPr>
        <w:t>.</w:t>
      </w:r>
    </w:p>
    <w:p w14:paraId="2C73B47A" w14:textId="5C3539E0" w:rsidR="00844D50" w:rsidRDefault="00844D50" w:rsidP="4F86C23F">
      <w:pPr>
        <w:keepNext/>
        <w:spacing w:after="0" w:line="240" w:lineRule="auto"/>
        <w:jc w:val="both"/>
        <w:rPr>
          <w:rFonts w:ascii="Arial" w:eastAsia="Arial" w:hAnsi="Arial" w:cs="Arial"/>
          <w:b/>
          <w:bCs/>
        </w:rPr>
      </w:pPr>
    </w:p>
    <w:p w14:paraId="186A8A1D" w14:textId="77777777" w:rsidR="00042B96" w:rsidRDefault="00042B96" w:rsidP="00042B96">
      <w:pPr>
        <w:spacing w:after="200" w:line="276" w:lineRule="auto"/>
        <w:rPr>
          <w:rFonts w:ascii="Arial" w:eastAsia="Arial" w:hAnsi="Arial" w:cs="Arial"/>
          <w:b/>
          <w:bCs/>
          <w:sz w:val="20"/>
          <w:szCs w:val="20"/>
        </w:rPr>
      </w:pPr>
      <w:r w:rsidRPr="4F86C23F">
        <w:rPr>
          <w:rFonts w:ascii="Arial" w:eastAsia="Arial" w:hAnsi="Arial" w:cs="Arial"/>
          <w:b/>
          <w:bCs/>
          <w:sz w:val="20"/>
          <w:szCs w:val="20"/>
        </w:rPr>
        <w:t>Responsibilities:</w:t>
      </w:r>
    </w:p>
    <w:p w14:paraId="4A412937" w14:textId="5EB2F332" w:rsidR="00042B96" w:rsidRDefault="00042B96" w:rsidP="00042B96">
      <w:pPr>
        <w:numPr>
          <w:ilvl w:val="0"/>
          <w:numId w:val="15"/>
        </w:numPr>
        <w:tabs>
          <w:tab w:val="left" w:pos="720"/>
        </w:tab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 xml:space="preserve">Played the role of </w:t>
      </w:r>
      <w:r w:rsidR="00686127">
        <w:rPr>
          <w:rFonts w:ascii="Arial" w:eastAsia="Arial" w:hAnsi="Arial" w:cs="Arial"/>
          <w:sz w:val="20"/>
          <w:szCs w:val="20"/>
        </w:rPr>
        <w:t>Architect/</w:t>
      </w:r>
      <w:r w:rsidR="00BA166C">
        <w:rPr>
          <w:rFonts w:ascii="Arial" w:eastAsia="Arial" w:hAnsi="Arial" w:cs="Arial"/>
          <w:sz w:val="20"/>
          <w:szCs w:val="20"/>
        </w:rPr>
        <w:t>Team Lead</w:t>
      </w:r>
      <w:r w:rsidR="003035E7">
        <w:rPr>
          <w:rFonts w:ascii="Arial" w:eastAsia="Arial" w:hAnsi="Arial" w:cs="Arial"/>
          <w:sz w:val="20"/>
          <w:szCs w:val="20"/>
        </w:rPr>
        <w:t>/</w:t>
      </w:r>
      <w:r w:rsidR="003035E7" w:rsidRPr="4F86C23F">
        <w:rPr>
          <w:rFonts w:ascii="Arial" w:eastAsia="Arial" w:hAnsi="Arial" w:cs="Arial"/>
          <w:sz w:val="20"/>
          <w:szCs w:val="20"/>
        </w:rPr>
        <w:t>Sr .NET Developer</w:t>
      </w:r>
      <w:r w:rsidRPr="4F86C23F">
        <w:rPr>
          <w:rFonts w:ascii="Arial" w:eastAsia="Arial" w:hAnsi="Arial" w:cs="Arial"/>
          <w:sz w:val="20"/>
          <w:szCs w:val="20"/>
        </w:rPr>
        <w:t xml:space="preserve"> in multiple projects for this Client.</w:t>
      </w:r>
    </w:p>
    <w:p w14:paraId="35570F77" w14:textId="4DB14DB2" w:rsidR="00042B96" w:rsidRDefault="00042B96" w:rsidP="00C27789">
      <w:pPr>
        <w:numPr>
          <w:ilvl w:val="0"/>
          <w:numId w:val="15"/>
        </w:numPr>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 xml:space="preserve">Involved in some complex </w:t>
      </w:r>
      <w:r w:rsidR="004F20C9">
        <w:rPr>
          <w:rFonts w:ascii="Arial" w:eastAsia="Arial" w:hAnsi="Arial" w:cs="Arial"/>
          <w:sz w:val="20"/>
          <w:szCs w:val="20"/>
        </w:rPr>
        <w:t xml:space="preserve">System designs, development of </w:t>
      </w:r>
      <w:r w:rsidRPr="4E126F94">
        <w:rPr>
          <w:rFonts w:ascii="Arial" w:eastAsia="Arial" w:hAnsi="Arial" w:cs="Arial"/>
          <w:sz w:val="20"/>
          <w:szCs w:val="20"/>
        </w:rPr>
        <w:t xml:space="preserve">functionalities for </w:t>
      </w:r>
      <w:r w:rsidR="00C27789">
        <w:rPr>
          <w:rFonts w:ascii="Arial" w:eastAsia="Arial" w:hAnsi="Arial" w:cs="Arial"/>
          <w:sz w:val="20"/>
          <w:szCs w:val="20"/>
        </w:rPr>
        <w:t>Client Policy Service</w:t>
      </w:r>
      <w:r w:rsidR="00386BA3">
        <w:rPr>
          <w:rFonts w:ascii="Arial" w:eastAsia="Arial" w:hAnsi="Arial" w:cs="Arial"/>
          <w:sz w:val="20"/>
          <w:szCs w:val="20"/>
        </w:rPr>
        <w:t xml:space="preserve"> including modules like Message Processor, Message Relay Publisher</w:t>
      </w:r>
      <w:r w:rsidR="000408DF">
        <w:rPr>
          <w:rFonts w:ascii="Arial" w:eastAsia="Arial" w:hAnsi="Arial" w:cs="Arial"/>
          <w:sz w:val="20"/>
          <w:szCs w:val="20"/>
        </w:rPr>
        <w:t xml:space="preserve">, True Up Scheduler and Cleanup Scheduler using </w:t>
      </w:r>
      <w:r w:rsidR="00E065E9">
        <w:rPr>
          <w:rFonts w:ascii="Arial" w:eastAsia="Arial" w:hAnsi="Arial" w:cs="Arial"/>
          <w:sz w:val="20"/>
          <w:szCs w:val="20"/>
        </w:rPr>
        <w:t xml:space="preserve">.Net 6 based </w:t>
      </w:r>
      <w:r w:rsidR="000408DF">
        <w:rPr>
          <w:rFonts w:ascii="Arial" w:eastAsia="Arial" w:hAnsi="Arial" w:cs="Arial"/>
          <w:sz w:val="20"/>
          <w:szCs w:val="20"/>
        </w:rPr>
        <w:t>Windows Services.</w:t>
      </w:r>
    </w:p>
    <w:p w14:paraId="29DFB6F4" w14:textId="52C347D2" w:rsidR="00296942" w:rsidRDefault="00296942"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Designed and developed the</w:t>
      </w:r>
      <w:r w:rsidR="00690536">
        <w:rPr>
          <w:rFonts w:ascii="Arial" w:eastAsia="Arial" w:hAnsi="Arial" w:cs="Arial"/>
          <w:sz w:val="20"/>
          <w:szCs w:val="20"/>
        </w:rPr>
        <w:t xml:space="preserve"> SQL Server</w:t>
      </w:r>
      <w:r>
        <w:rPr>
          <w:rFonts w:ascii="Arial" w:eastAsia="Arial" w:hAnsi="Arial" w:cs="Arial"/>
          <w:sz w:val="20"/>
          <w:szCs w:val="20"/>
        </w:rPr>
        <w:t xml:space="preserve"> Database layer for CPS including Tables, Stored Procedures</w:t>
      </w:r>
      <w:r w:rsidR="00BA55FE">
        <w:rPr>
          <w:rFonts w:ascii="Arial" w:eastAsia="Arial" w:hAnsi="Arial" w:cs="Arial"/>
          <w:sz w:val="20"/>
          <w:szCs w:val="20"/>
        </w:rPr>
        <w:t xml:space="preserve">, ORM layer including the Entity Framework, using Repository Patterns and </w:t>
      </w:r>
      <w:r w:rsidR="00A90140">
        <w:rPr>
          <w:rFonts w:ascii="Arial" w:eastAsia="Arial" w:hAnsi="Arial" w:cs="Arial"/>
          <w:sz w:val="20"/>
          <w:szCs w:val="20"/>
        </w:rPr>
        <w:t>other design patterns</w:t>
      </w:r>
      <w:r w:rsidR="0015427E">
        <w:rPr>
          <w:rFonts w:ascii="Arial" w:eastAsia="Arial" w:hAnsi="Arial" w:cs="Arial"/>
          <w:sz w:val="20"/>
          <w:szCs w:val="20"/>
        </w:rPr>
        <w:t xml:space="preserve"> like Builder, Adapter, Dependency Injection etc.</w:t>
      </w:r>
    </w:p>
    <w:p w14:paraId="72AEFC11" w14:textId="752EB3EC" w:rsidR="00A90140" w:rsidRDefault="00A90140"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Worked on some of the UI components for the </w:t>
      </w:r>
      <w:r w:rsidR="00CA7A44">
        <w:rPr>
          <w:rFonts w:ascii="Arial" w:eastAsia="Arial" w:hAnsi="Arial" w:cs="Arial"/>
          <w:sz w:val="20"/>
          <w:szCs w:val="20"/>
        </w:rPr>
        <w:t xml:space="preserve">DCE platform using </w:t>
      </w:r>
      <w:proofErr w:type="spellStart"/>
      <w:r w:rsidR="00CA7A44">
        <w:rPr>
          <w:rFonts w:ascii="Arial" w:eastAsia="Arial" w:hAnsi="Arial" w:cs="Arial"/>
          <w:sz w:val="20"/>
          <w:szCs w:val="20"/>
        </w:rPr>
        <w:t>ReactJs</w:t>
      </w:r>
      <w:proofErr w:type="spellEnd"/>
      <w:r w:rsidR="005A39CD">
        <w:rPr>
          <w:rFonts w:ascii="Arial" w:eastAsia="Arial" w:hAnsi="Arial" w:cs="Arial"/>
          <w:sz w:val="20"/>
          <w:szCs w:val="20"/>
        </w:rPr>
        <w:t xml:space="preserve"> (typescript)</w:t>
      </w:r>
      <w:r w:rsidR="00CA7A44">
        <w:rPr>
          <w:rFonts w:ascii="Arial" w:eastAsia="Arial" w:hAnsi="Arial" w:cs="Arial"/>
          <w:sz w:val="20"/>
          <w:szCs w:val="20"/>
        </w:rPr>
        <w:t xml:space="preserve"> using </w:t>
      </w:r>
      <w:proofErr w:type="spellStart"/>
      <w:r w:rsidR="00CA7A44">
        <w:rPr>
          <w:rFonts w:ascii="Arial" w:eastAsia="Arial" w:hAnsi="Arial" w:cs="Arial"/>
          <w:sz w:val="20"/>
          <w:szCs w:val="20"/>
        </w:rPr>
        <w:t>Hasura</w:t>
      </w:r>
      <w:proofErr w:type="spellEnd"/>
      <w:r w:rsidR="00CA7A44">
        <w:rPr>
          <w:rFonts w:ascii="Arial" w:eastAsia="Arial" w:hAnsi="Arial" w:cs="Arial"/>
          <w:sz w:val="20"/>
          <w:szCs w:val="20"/>
        </w:rPr>
        <w:t xml:space="preserve"> </w:t>
      </w:r>
      <w:proofErr w:type="spellStart"/>
      <w:r w:rsidR="00CA7A44">
        <w:rPr>
          <w:rFonts w:ascii="Arial" w:eastAsia="Arial" w:hAnsi="Arial" w:cs="Arial"/>
          <w:sz w:val="20"/>
          <w:szCs w:val="20"/>
        </w:rPr>
        <w:t>GraphQL</w:t>
      </w:r>
      <w:proofErr w:type="spellEnd"/>
      <w:r w:rsidR="00CA7A44">
        <w:rPr>
          <w:rFonts w:ascii="Arial" w:eastAsia="Arial" w:hAnsi="Arial" w:cs="Arial"/>
          <w:sz w:val="20"/>
          <w:szCs w:val="20"/>
        </w:rPr>
        <w:t xml:space="preserve"> API layer</w:t>
      </w:r>
      <w:r w:rsidR="006D0E03">
        <w:rPr>
          <w:rFonts w:ascii="Arial" w:eastAsia="Arial" w:hAnsi="Arial" w:cs="Arial"/>
          <w:sz w:val="20"/>
          <w:szCs w:val="20"/>
        </w:rPr>
        <w:t>, including testing frameworks using Jest.</w:t>
      </w:r>
    </w:p>
    <w:p w14:paraId="54F80E28" w14:textId="6FF08E78" w:rsidR="00F0227A" w:rsidRDefault="00F0227A"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Worked on .Net Legacy Web applications using Asp.Net 4.5 and migrated those to </w:t>
      </w:r>
      <w:proofErr w:type="spellStart"/>
      <w:r>
        <w:rPr>
          <w:rFonts w:ascii="Arial" w:eastAsia="Arial" w:hAnsi="Arial" w:cs="Arial"/>
          <w:sz w:val="20"/>
          <w:szCs w:val="20"/>
        </w:rPr>
        <w:t>ReactJs</w:t>
      </w:r>
      <w:proofErr w:type="spellEnd"/>
    </w:p>
    <w:p w14:paraId="43B087BC" w14:textId="3D74051F" w:rsidR="003360F7" w:rsidRDefault="003360F7"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Worked on </w:t>
      </w:r>
      <w:r w:rsidR="00D04543">
        <w:rPr>
          <w:rFonts w:ascii="Arial" w:eastAsia="Arial" w:hAnsi="Arial" w:cs="Arial"/>
          <w:sz w:val="20"/>
          <w:szCs w:val="20"/>
        </w:rPr>
        <w:t>Policy and Renewals</w:t>
      </w:r>
      <w:r w:rsidR="00F67F93">
        <w:rPr>
          <w:rFonts w:ascii="Arial" w:eastAsia="Arial" w:hAnsi="Arial" w:cs="Arial"/>
          <w:sz w:val="20"/>
          <w:szCs w:val="20"/>
        </w:rPr>
        <w:t xml:space="preserve"> UI using Angular 1</w:t>
      </w:r>
      <w:r w:rsidR="00F768FA">
        <w:rPr>
          <w:rFonts w:ascii="Arial" w:eastAsia="Arial" w:hAnsi="Arial" w:cs="Arial"/>
          <w:sz w:val="20"/>
          <w:szCs w:val="20"/>
        </w:rPr>
        <w:t>4</w:t>
      </w:r>
      <w:r w:rsidR="00F67F93">
        <w:rPr>
          <w:rFonts w:ascii="Arial" w:eastAsia="Arial" w:hAnsi="Arial" w:cs="Arial"/>
          <w:sz w:val="20"/>
          <w:szCs w:val="20"/>
        </w:rPr>
        <w:t>.</w:t>
      </w:r>
    </w:p>
    <w:p w14:paraId="637CA1C2" w14:textId="2A025D8B" w:rsidR="00D86716" w:rsidRDefault="002617CA" w:rsidP="00D86716">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Took the lead on developing</w:t>
      </w:r>
      <w:r w:rsidR="00785ECE">
        <w:rPr>
          <w:rFonts w:ascii="Arial" w:eastAsia="Arial" w:hAnsi="Arial" w:cs="Arial"/>
          <w:sz w:val="20"/>
          <w:szCs w:val="20"/>
        </w:rPr>
        <w:t xml:space="preserve"> Client Policy Invoice Services </w:t>
      </w:r>
      <w:r w:rsidR="008570E6">
        <w:rPr>
          <w:rFonts w:ascii="Arial" w:eastAsia="Arial" w:hAnsi="Arial" w:cs="Arial"/>
          <w:sz w:val="20"/>
          <w:szCs w:val="20"/>
        </w:rPr>
        <w:t xml:space="preserve">(Microservices) </w:t>
      </w:r>
      <w:r w:rsidR="00785ECE">
        <w:rPr>
          <w:rFonts w:ascii="Arial" w:eastAsia="Arial" w:hAnsi="Arial" w:cs="Arial"/>
          <w:sz w:val="20"/>
          <w:szCs w:val="20"/>
        </w:rPr>
        <w:t>Backend application</w:t>
      </w:r>
      <w:r w:rsidR="00ED30F1">
        <w:rPr>
          <w:rFonts w:ascii="Arial" w:eastAsia="Arial" w:hAnsi="Arial" w:cs="Arial"/>
          <w:sz w:val="20"/>
          <w:szCs w:val="20"/>
        </w:rPr>
        <w:t xml:space="preserve"> hosted using Kubernetes, having interface with Azure Service Bus and Azure Queue</w:t>
      </w:r>
      <w:r w:rsidR="00A81977">
        <w:rPr>
          <w:rFonts w:ascii="Arial" w:eastAsia="Arial" w:hAnsi="Arial" w:cs="Arial"/>
          <w:sz w:val="20"/>
          <w:szCs w:val="20"/>
        </w:rPr>
        <w:t>s</w:t>
      </w:r>
      <w:r w:rsidR="00ED30F1">
        <w:rPr>
          <w:rFonts w:ascii="Arial" w:eastAsia="Arial" w:hAnsi="Arial" w:cs="Arial"/>
          <w:sz w:val="20"/>
          <w:szCs w:val="20"/>
        </w:rPr>
        <w:t xml:space="preserve"> and Azure blobs for message stor</w:t>
      </w:r>
      <w:r w:rsidR="00D86716">
        <w:rPr>
          <w:rFonts w:ascii="Arial" w:eastAsia="Arial" w:hAnsi="Arial" w:cs="Arial"/>
          <w:sz w:val="20"/>
          <w:szCs w:val="20"/>
        </w:rPr>
        <w:t>age.</w:t>
      </w:r>
    </w:p>
    <w:p w14:paraId="0225FD1B" w14:textId="66862E44" w:rsidR="008C7CE5" w:rsidRPr="00D86716" w:rsidRDefault="008C7CE5" w:rsidP="00D86716">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Worked wit</w:t>
      </w:r>
      <w:r w:rsidR="002550C2">
        <w:rPr>
          <w:rFonts w:ascii="Arial" w:eastAsia="Arial" w:hAnsi="Arial" w:cs="Arial"/>
          <w:sz w:val="20"/>
          <w:szCs w:val="20"/>
        </w:rPr>
        <w:t>h</w:t>
      </w:r>
      <w:r>
        <w:rPr>
          <w:rFonts w:ascii="Arial" w:eastAsia="Arial" w:hAnsi="Arial" w:cs="Arial"/>
          <w:sz w:val="20"/>
          <w:szCs w:val="20"/>
        </w:rPr>
        <w:t xml:space="preserve"> DevOps to </w:t>
      </w:r>
      <w:r w:rsidR="003E09B3">
        <w:rPr>
          <w:rFonts w:ascii="Arial" w:eastAsia="Arial" w:hAnsi="Arial" w:cs="Arial"/>
          <w:sz w:val="20"/>
          <w:szCs w:val="20"/>
        </w:rPr>
        <w:t>containerize our applications using Docker and Kubernetes.</w:t>
      </w:r>
    </w:p>
    <w:p w14:paraId="2BA1584A" w14:textId="4140C0B1" w:rsidR="009313F8" w:rsidRDefault="009313F8"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Implemented Azure Service Bus </w:t>
      </w:r>
      <w:r w:rsidR="008D2FEE">
        <w:rPr>
          <w:rFonts w:ascii="Arial" w:eastAsia="Arial" w:hAnsi="Arial" w:cs="Arial"/>
          <w:sz w:val="20"/>
          <w:szCs w:val="20"/>
        </w:rPr>
        <w:t xml:space="preserve">integration in CPS </w:t>
      </w:r>
      <w:r>
        <w:rPr>
          <w:rFonts w:ascii="Arial" w:eastAsia="Arial" w:hAnsi="Arial" w:cs="Arial"/>
          <w:sz w:val="20"/>
          <w:szCs w:val="20"/>
        </w:rPr>
        <w:t>to subscribe to and publish messages.</w:t>
      </w:r>
    </w:p>
    <w:p w14:paraId="0E8FA90F" w14:textId="48EB3469" w:rsidR="007257B1" w:rsidRDefault="00157CC5" w:rsidP="00C27789">
      <w:pPr>
        <w:numPr>
          <w:ilvl w:val="0"/>
          <w:numId w:val="15"/>
        </w:numPr>
        <w:spacing w:after="0" w:line="240" w:lineRule="auto"/>
        <w:ind w:left="720" w:hanging="360"/>
        <w:jc w:val="both"/>
        <w:rPr>
          <w:rFonts w:ascii="Arial" w:eastAsia="Arial" w:hAnsi="Arial" w:cs="Arial"/>
          <w:sz w:val="20"/>
          <w:szCs w:val="20"/>
        </w:rPr>
      </w:pPr>
      <w:proofErr w:type="gramStart"/>
      <w:r>
        <w:rPr>
          <w:rFonts w:ascii="Arial" w:eastAsia="Arial" w:hAnsi="Arial" w:cs="Arial"/>
          <w:sz w:val="20"/>
          <w:szCs w:val="20"/>
        </w:rPr>
        <w:t>Was</w:t>
      </w:r>
      <w:proofErr w:type="gramEnd"/>
      <w:r>
        <w:rPr>
          <w:rFonts w:ascii="Arial" w:eastAsia="Arial" w:hAnsi="Arial" w:cs="Arial"/>
          <w:sz w:val="20"/>
          <w:szCs w:val="20"/>
        </w:rPr>
        <w:t xml:space="preserve"> involved in</w:t>
      </w:r>
      <w:r w:rsidR="007257B1">
        <w:rPr>
          <w:rFonts w:ascii="Arial" w:eastAsia="Arial" w:hAnsi="Arial" w:cs="Arial"/>
          <w:sz w:val="20"/>
          <w:szCs w:val="20"/>
        </w:rPr>
        <w:t xml:space="preserve"> </w:t>
      </w:r>
      <w:r w:rsidR="00B25CA3">
        <w:rPr>
          <w:rFonts w:ascii="Arial" w:eastAsia="Arial" w:hAnsi="Arial" w:cs="Arial"/>
          <w:sz w:val="20"/>
          <w:szCs w:val="20"/>
        </w:rPr>
        <w:t xml:space="preserve">Web </w:t>
      </w:r>
      <w:r w:rsidR="007257B1">
        <w:rPr>
          <w:rFonts w:ascii="Arial" w:eastAsia="Arial" w:hAnsi="Arial" w:cs="Arial"/>
          <w:sz w:val="20"/>
          <w:szCs w:val="20"/>
        </w:rPr>
        <w:t>API</w:t>
      </w:r>
      <w:r>
        <w:rPr>
          <w:rFonts w:ascii="Arial" w:eastAsia="Arial" w:hAnsi="Arial" w:cs="Arial"/>
          <w:sz w:val="20"/>
          <w:szCs w:val="20"/>
        </w:rPr>
        <w:t xml:space="preserve"> Design and</w:t>
      </w:r>
      <w:r w:rsidR="007257B1">
        <w:rPr>
          <w:rFonts w:ascii="Arial" w:eastAsia="Arial" w:hAnsi="Arial" w:cs="Arial"/>
          <w:sz w:val="20"/>
          <w:szCs w:val="20"/>
        </w:rPr>
        <w:t xml:space="preserve"> integration for various External Services like GBS, </w:t>
      </w:r>
      <w:proofErr w:type="spellStart"/>
      <w:r w:rsidR="007257B1">
        <w:rPr>
          <w:rFonts w:ascii="Arial" w:eastAsia="Arial" w:hAnsi="Arial" w:cs="Arial"/>
          <w:sz w:val="20"/>
          <w:szCs w:val="20"/>
        </w:rPr>
        <w:t>PolicyConnect</w:t>
      </w:r>
      <w:proofErr w:type="spellEnd"/>
      <w:r w:rsidR="007257B1">
        <w:rPr>
          <w:rFonts w:ascii="Arial" w:eastAsia="Arial" w:hAnsi="Arial" w:cs="Arial"/>
          <w:sz w:val="20"/>
          <w:szCs w:val="20"/>
        </w:rPr>
        <w:t>, E-Policy an</w:t>
      </w:r>
      <w:r w:rsidR="00ED24CD">
        <w:rPr>
          <w:rFonts w:ascii="Arial" w:eastAsia="Arial" w:hAnsi="Arial" w:cs="Arial"/>
          <w:sz w:val="20"/>
          <w:szCs w:val="20"/>
        </w:rPr>
        <w:t>d</w:t>
      </w:r>
      <w:r w:rsidR="007257B1">
        <w:rPr>
          <w:rFonts w:ascii="Arial" w:eastAsia="Arial" w:hAnsi="Arial" w:cs="Arial"/>
          <w:sz w:val="20"/>
          <w:szCs w:val="20"/>
        </w:rPr>
        <w:t xml:space="preserve"> CAIL</w:t>
      </w:r>
      <w:r w:rsidR="00B25CA3">
        <w:rPr>
          <w:rFonts w:ascii="Arial" w:eastAsia="Arial" w:hAnsi="Arial" w:cs="Arial"/>
          <w:sz w:val="20"/>
          <w:szCs w:val="20"/>
        </w:rPr>
        <w:t xml:space="preserve"> and for file uploads and downloads.</w:t>
      </w:r>
    </w:p>
    <w:p w14:paraId="175926B2" w14:textId="48D76765" w:rsidR="004048CF" w:rsidRDefault="00364DCC"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Worked with DevOps to </w:t>
      </w:r>
      <w:r w:rsidR="00011861">
        <w:rPr>
          <w:rFonts w:ascii="Arial" w:eastAsia="Arial" w:hAnsi="Arial" w:cs="Arial"/>
          <w:sz w:val="20"/>
          <w:szCs w:val="20"/>
        </w:rPr>
        <w:t>set up</w:t>
      </w:r>
      <w:r w:rsidR="006264EF">
        <w:rPr>
          <w:rFonts w:ascii="Arial" w:eastAsia="Arial" w:hAnsi="Arial" w:cs="Arial"/>
          <w:sz w:val="20"/>
          <w:szCs w:val="20"/>
        </w:rPr>
        <w:t xml:space="preserve"> Octopus Deployment Plans and used Git for source control</w:t>
      </w:r>
      <w:r w:rsidR="008871DB">
        <w:rPr>
          <w:rFonts w:ascii="Arial" w:eastAsia="Arial" w:hAnsi="Arial" w:cs="Arial"/>
          <w:sz w:val="20"/>
          <w:szCs w:val="20"/>
        </w:rPr>
        <w:t>.</w:t>
      </w:r>
    </w:p>
    <w:p w14:paraId="50BE77AB" w14:textId="766A43E5" w:rsidR="00C35905" w:rsidRDefault="0033637C"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Consistently maintained code coverage above 80% by writing </w:t>
      </w:r>
      <w:proofErr w:type="gramStart"/>
      <w:r>
        <w:rPr>
          <w:rFonts w:ascii="Arial" w:eastAsia="Arial" w:hAnsi="Arial" w:cs="Arial"/>
          <w:sz w:val="20"/>
          <w:szCs w:val="20"/>
        </w:rPr>
        <w:t>thorough</w:t>
      </w:r>
      <w:proofErr w:type="gramEnd"/>
      <w:r>
        <w:rPr>
          <w:rFonts w:ascii="Arial" w:eastAsia="Arial" w:hAnsi="Arial" w:cs="Arial"/>
          <w:sz w:val="20"/>
          <w:szCs w:val="20"/>
        </w:rPr>
        <w:t xml:space="preserve"> Unit Tests using </w:t>
      </w:r>
      <w:proofErr w:type="spellStart"/>
      <w:r>
        <w:rPr>
          <w:rFonts w:ascii="Arial" w:eastAsia="Arial" w:hAnsi="Arial" w:cs="Arial"/>
          <w:sz w:val="20"/>
          <w:szCs w:val="20"/>
        </w:rPr>
        <w:t>NUnit</w:t>
      </w:r>
      <w:proofErr w:type="spellEnd"/>
      <w:r>
        <w:rPr>
          <w:rFonts w:ascii="Arial" w:eastAsia="Arial" w:hAnsi="Arial" w:cs="Arial"/>
          <w:sz w:val="20"/>
          <w:szCs w:val="20"/>
        </w:rPr>
        <w:t xml:space="preserve"> and </w:t>
      </w:r>
      <w:proofErr w:type="spellStart"/>
      <w:r>
        <w:rPr>
          <w:rFonts w:ascii="Arial" w:eastAsia="Arial" w:hAnsi="Arial" w:cs="Arial"/>
          <w:sz w:val="20"/>
          <w:szCs w:val="20"/>
        </w:rPr>
        <w:t>Moq</w:t>
      </w:r>
      <w:proofErr w:type="spellEnd"/>
      <w:r>
        <w:rPr>
          <w:rFonts w:ascii="Arial" w:eastAsia="Arial" w:hAnsi="Arial" w:cs="Arial"/>
          <w:sz w:val="20"/>
          <w:szCs w:val="20"/>
        </w:rPr>
        <w:t xml:space="preserve"> frameworks.</w:t>
      </w:r>
    </w:p>
    <w:p w14:paraId="26E94378" w14:textId="6DDB2DA4" w:rsidR="0032131C" w:rsidRDefault="0032131C"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Fixed Security vulnerabilities based on Veracode Scan results</w:t>
      </w:r>
      <w:r w:rsidR="00996EE5">
        <w:rPr>
          <w:rFonts w:ascii="Arial" w:eastAsia="Arial" w:hAnsi="Arial" w:cs="Arial"/>
          <w:sz w:val="20"/>
          <w:szCs w:val="20"/>
        </w:rPr>
        <w:t xml:space="preserve"> including updating the various software package versions, prioritizing High risk vulnerabilities and making appropriate code fix.</w:t>
      </w:r>
    </w:p>
    <w:p w14:paraId="06D1AFEC" w14:textId="4848A2A7" w:rsidR="000E761A" w:rsidRDefault="008629FB" w:rsidP="00C27789">
      <w:pPr>
        <w:numPr>
          <w:ilvl w:val="0"/>
          <w:numId w:val="15"/>
        </w:numPr>
        <w:spacing w:after="0" w:line="240" w:lineRule="auto"/>
        <w:ind w:left="720" w:hanging="360"/>
        <w:jc w:val="both"/>
        <w:rPr>
          <w:rFonts w:ascii="Arial" w:eastAsia="Arial" w:hAnsi="Arial" w:cs="Arial"/>
          <w:sz w:val="20"/>
          <w:szCs w:val="20"/>
        </w:rPr>
      </w:pPr>
      <w:r>
        <w:rPr>
          <w:rFonts w:ascii="Arial" w:eastAsia="Arial" w:hAnsi="Arial" w:cs="Arial"/>
          <w:sz w:val="20"/>
          <w:szCs w:val="20"/>
        </w:rPr>
        <w:t xml:space="preserve">Implemented some core functionalities in Renewals </w:t>
      </w:r>
      <w:proofErr w:type="spellStart"/>
      <w:r>
        <w:rPr>
          <w:rFonts w:ascii="Arial" w:eastAsia="Arial" w:hAnsi="Arial" w:cs="Arial"/>
          <w:sz w:val="20"/>
          <w:szCs w:val="20"/>
        </w:rPr>
        <w:t>WebAPI</w:t>
      </w:r>
      <w:proofErr w:type="spellEnd"/>
      <w:r>
        <w:rPr>
          <w:rFonts w:ascii="Arial" w:eastAsia="Arial" w:hAnsi="Arial" w:cs="Arial"/>
          <w:sz w:val="20"/>
          <w:szCs w:val="20"/>
        </w:rPr>
        <w:t xml:space="preserve"> using ASP.net Web API and C#.</w:t>
      </w:r>
    </w:p>
    <w:p w14:paraId="5221D83E" w14:textId="24401C40" w:rsidR="001D178E" w:rsidRDefault="001D178E" w:rsidP="00C27789">
      <w:pPr>
        <w:numPr>
          <w:ilvl w:val="0"/>
          <w:numId w:val="15"/>
        </w:numPr>
        <w:spacing w:after="0" w:line="240" w:lineRule="auto"/>
        <w:ind w:left="720" w:hanging="360"/>
        <w:jc w:val="both"/>
        <w:rPr>
          <w:rFonts w:ascii="Arial" w:eastAsia="Arial" w:hAnsi="Arial" w:cs="Arial"/>
          <w:sz w:val="20"/>
          <w:szCs w:val="20"/>
        </w:rPr>
      </w:pPr>
      <w:proofErr w:type="gramStart"/>
      <w:r>
        <w:rPr>
          <w:rFonts w:ascii="Arial" w:eastAsia="Arial" w:hAnsi="Arial" w:cs="Arial"/>
          <w:sz w:val="20"/>
          <w:szCs w:val="20"/>
        </w:rPr>
        <w:t>Was</w:t>
      </w:r>
      <w:proofErr w:type="gramEnd"/>
      <w:r>
        <w:rPr>
          <w:rFonts w:ascii="Arial" w:eastAsia="Arial" w:hAnsi="Arial" w:cs="Arial"/>
          <w:sz w:val="20"/>
          <w:szCs w:val="20"/>
        </w:rPr>
        <w:t xml:space="preserve"> involved in database model</w:t>
      </w:r>
      <w:r w:rsidR="003122E6">
        <w:rPr>
          <w:rFonts w:ascii="Arial" w:eastAsia="Arial" w:hAnsi="Arial" w:cs="Arial"/>
          <w:sz w:val="20"/>
          <w:szCs w:val="20"/>
        </w:rPr>
        <w:t>ing and tables creation for some of the core functionalities for CPS project</w:t>
      </w:r>
      <w:r w:rsidR="005745AF">
        <w:rPr>
          <w:rFonts w:ascii="Arial" w:eastAsia="Arial" w:hAnsi="Arial" w:cs="Arial"/>
          <w:sz w:val="20"/>
          <w:szCs w:val="20"/>
        </w:rPr>
        <w:t xml:space="preserve"> in SQL Server.</w:t>
      </w:r>
    </w:p>
    <w:p w14:paraId="0EDB01BE" w14:textId="77777777" w:rsidR="00C27789" w:rsidRDefault="00C27789" w:rsidP="00C27789">
      <w:pPr>
        <w:spacing w:after="0" w:line="240" w:lineRule="auto"/>
        <w:jc w:val="both"/>
        <w:rPr>
          <w:rFonts w:ascii="Arial" w:eastAsia="Arial" w:hAnsi="Arial" w:cs="Arial"/>
          <w:sz w:val="20"/>
          <w:szCs w:val="20"/>
        </w:rPr>
      </w:pPr>
    </w:p>
    <w:p w14:paraId="67F91973" w14:textId="099591F3" w:rsidR="00042B96" w:rsidRDefault="40FF5BAF" w:rsidP="00042B96">
      <w:pPr>
        <w:spacing w:after="0" w:line="240" w:lineRule="auto"/>
        <w:jc w:val="both"/>
        <w:rPr>
          <w:rFonts w:ascii="Arial" w:eastAsia="Arial" w:hAnsi="Arial" w:cs="Arial"/>
          <w:sz w:val="20"/>
          <w:szCs w:val="20"/>
        </w:rPr>
      </w:pPr>
      <w:r w:rsidRPr="40FF5BAF">
        <w:rPr>
          <w:rFonts w:ascii="Arial" w:eastAsia="Arial" w:hAnsi="Arial" w:cs="Arial"/>
          <w:b/>
          <w:bCs/>
          <w:sz w:val="20"/>
          <w:szCs w:val="20"/>
        </w:rPr>
        <w:t>Environment:</w:t>
      </w:r>
      <w:r w:rsidRPr="40FF5BAF">
        <w:rPr>
          <w:rFonts w:ascii="Arial" w:eastAsia="Arial" w:hAnsi="Arial" w:cs="Arial"/>
          <w:sz w:val="20"/>
          <w:szCs w:val="20"/>
        </w:rPr>
        <w:t xml:space="preserve"> C# 10, .Net 6, </w:t>
      </w:r>
      <w:proofErr w:type="spellStart"/>
      <w:r w:rsidRPr="40FF5BAF">
        <w:rPr>
          <w:rFonts w:ascii="Arial" w:eastAsia="Arial" w:hAnsi="Arial" w:cs="Arial"/>
          <w:sz w:val="20"/>
          <w:szCs w:val="20"/>
        </w:rPr>
        <w:t>ReactJs</w:t>
      </w:r>
      <w:proofErr w:type="spellEnd"/>
      <w:r w:rsidRPr="40FF5BAF">
        <w:rPr>
          <w:rFonts w:ascii="Arial" w:eastAsia="Arial" w:hAnsi="Arial" w:cs="Arial"/>
          <w:sz w:val="20"/>
          <w:szCs w:val="20"/>
        </w:rPr>
        <w:t xml:space="preserve"> 17, </w:t>
      </w:r>
      <w:r w:rsidR="007B60B2">
        <w:rPr>
          <w:rFonts w:ascii="Arial" w:eastAsia="Arial" w:hAnsi="Arial" w:cs="Arial"/>
          <w:sz w:val="20"/>
          <w:szCs w:val="20"/>
        </w:rPr>
        <w:t xml:space="preserve">Bootstrap, jQuery, </w:t>
      </w:r>
      <w:r w:rsidRPr="40FF5BAF">
        <w:rPr>
          <w:rFonts w:ascii="Arial" w:eastAsia="Arial" w:hAnsi="Arial" w:cs="Arial"/>
          <w:sz w:val="20"/>
          <w:szCs w:val="20"/>
        </w:rPr>
        <w:t>including Jest, Angular 1</w:t>
      </w:r>
      <w:r w:rsidR="00F768FA">
        <w:rPr>
          <w:rFonts w:ascii="Arial" w:eastAsia="Arial" w:hAnsi="Arial" w:cs="Arial"/>
          <w:sz w:val="20"/>
          <w:szCs w:val="20"/>
        </w:rPr>
        <w:t>4</w:t>
      </w:r>
      <w:r w:rsidRPr="40FF5BAF">
        <w:rPr>
          <w:rFonts w:ascii="Arial" w:eastAsia="Arial" w:hAnsi="Arial" w:cs="Arial"/>
          <w:sz w:val="20"/>
          <w:szCs w:val="20"/>
        </w:rPr>
        <w:t xml:space="preserve">, Entity Framework Core, </w:t>
      </w:r>
      <w:r w:rsidR="00C97FC2">
        <w:rPr>
          <w:rFonts w:ascii="Arial" w:eastAsia="Arial" w:hAnsi="Arial" w:cs="Arial"/>
          <w:sz w:val="20"/>
          <w:szCs w:val="20"/>
        </w:rPr>
        <w:t xml:space="preserve">Web API, JSON, </w:t>
      </w:r>
      <w:r w:rsidRPr="40FF5BAF">
        <w:rPr>
          <w:rFonts w:ascii="Arial" w:eastAsia="Arial" w:hAnsi="Arial" w:cs="Arial"/>
          <w:sz w:val="20"/>
          <w:szCs w:val="20"/>
        </w:rPr>
        <w:t xml:space="preserve">SQL Database, Microservices, Azure Service Bus, </w:t>
      </w:r>
      <w:r w:rsidR="00BE2E32">
        <w:rPr>
          <w:rFonts w:ascii="Arial" w:eastAsia="Arial" w:hAnsi="Arial" w:cs="Arial"/>
          <w:sz w:val="20"/>
          <w:szCs w:val="20"/>
        </w:rPr>
        <w:t xml:space="preserve">Azure Blob, Azure Functions, </w:t>
      </w:r>
      <w:proofErr w:type="spellStart"/>
      <w:r w:rsidRPr="40FF5BAF">
        <w:rPr>
          <w:rFonts w:ascii="Arial" w:eastAsia="Arial" w:hAnsi="Arial" w:cs="Arial"/>
          <w:sz w:val="20"/>
          <w:szCs w:val="20"/>
        </w:rPr>
        <w:t>Hasura</w:t>
      </w:r>
      <w:proofErr w:type="spellEnd"/>
      <w:r w:rsidRPr="40FF5BAF">
        <w:rPr>
          <w:rFonts w:ascii="Arial" w:eastAsia="Arial" w:hAnsi="Arial" w:cs="Arial"/>
          <w:sz w:val="20"/>
          <w:szCs w:val="20"/>
        </w:rPr>
        <w:t xml:space="preserve"> </w:t>
      </w:r>
      <w:proofErr w:type="spellStart"/>
      <w:r w:rsidRPr="40FF5BAF">
        <w:rPr>
          <w:rFonts w:ascii="Arial" w:eastAsia="Arial" w:hAnsi="Arial" w:cs="Arial"/>
          <w:sz w:val="20"/>
          <w:szCs w:val="20"/>
        </w:rPr>
        <w:t>GraphQL</w:t>
      </w:r>
      <w:proofErr w:type="spellEnd"/>
      <w:r w:rsidRPr="40FF5BAF">
        <w:rPr>
          <w:rFonts w:ascii="Arial" w:eastAsia="Arial" w:hAnsi="Arial" w:cs="Arial"/>
          <w:sz w:val="20"/>
          <w:szCs w:val="20"/>
        </w:rPr>
        <w:t xml:space="preserve"> (</w:t>
      </w:r>
      <w:proofErr w:type="spellStart"/>
      <w:r w:rsidRPr="40FF5BAF">
        <w:rPr>
          <w:rFonts w:ascii="Arial" w:eastAsia="Arial" w:hAnsi="Arial" w:cs="Arial"/>
          <w:sz w:val="20"/>
          <w:szCs w:val="20"/>
        </w:rPr>
        <w:t>GraphAPI</w:t>
      </w:r>
      <w:proofErr w:type="spellEnd"/>
      <w:r w:rsidRPr="40FF5BAF">
        <w:rPr>
          <w:rFonts w:ascii="Arial" w:eastAsia="Arial" w:hAnsi="Arial" w:cs="Arial"/>
          <w:sz w:val="20"/>
          <w:szCs w:val="20"/>
        </w:rPr>
        <w:t xml:space="preserve">), Octopus, Azure AppInsights, Visual Studio 2022, MSMS, Postman, Docker, Azure Data Studio, Visual Studio Code, Veracode Azure DevOps as defect tracking solution, </w:t>
      </w:r>
      <w:proofErr w:type="spellStart"/>
      <w:r w:rsidRPr="40FF5BAF">
        <w:rPr>
          <w:rFonts w:ascii="Arial" w:eastAsia="Arial" w:hAnsi="Arial" w:cs="Arial"/>
          <w:sz w:val="20"/>
          <w:szCs w:val="20"/>
        </w:rPr>
        <w:t>XUnit</w:t>
      </w:r>
      <w:proofErr w:type="spellEnd"/>
      <w:r w:rsidRPr="40FF5BAF">
        <w:rPr>
          <w:rFonts w:ascii="Arial" w:eastAsia="Arial" w:hAnsi="Arial" w:cs="Arial"/>
          <w:sz w:val="20"/>
          <w:szCs w:val="20"/>
        </w:rPr>
        <w:t xml:space="preserve"> and </w:t>
      </w:r>
      <w:proofErr w:type="spellStart"/>
      <w:r w:rsidRPr="40FF5BAF">
        <w:rPr>
          <w:rFonts w:ascii="Arial" w:eastAsia="Arial" w:hAnsi="Arial" w:cs="Arial"/>
          <w:sz w:val="20"/>
          <w:szCs w:val="20"/>
        </w:rPr>
        <w:t>Moq</w:t>
      </w:r>
      <w:proofErr w:type="spellEnd"/>
      <w:r w:rsidRPr="40FF5BAF">
        <w:rPr>
          <w:rFonts w:ascii="Arial" w:eastAsia="Arial" w:hAnsi="Arial" w:cs="Arial"/>
          <w:sz w:val="20"/>
          <w:szCs w:val="20"/>
        </w:rPr>
        <w:t>, Jest, React Testing Library for Unit Testing, Git</w:t>
      </w:r>
    </w:p>
    <w:p w14:paraId="55D99D0B" w14:textId="77777777" w:rsidR="00042B96" w:rsidRDefault="00042B96" w:rsidP="4F86C23F">
      <w:pPr>
        <w:keepNext/>
        <w:spacing w:after="0" w:line="240" w:lineRule="auto"/>
        <w:jc w:val="both"/>
        <w:rPr>
          <w:rFonts w:ascii="Arial" w:eastAsia="Arial" w:hAnsi="Arial" w:cs="Arial"/>
          <w:b/>
          <w:bCs/>
        </w:rPr>
      </w:pPr>
    </w:p>
    <w:p w14:paraId="3D28C003" w14:textId="77777777" w:rsidR="00042B96" w:rsidRDefault="00042B96" w:rsidP="4F86C23F">
      <w:pPr>
        <w:keepNext/>
        <w:spacing w:after="0" w:line="240" w:lineRule="auto"/>
        <w:jc w:val="both"/>
        <w:rPr>
          <w:rFonts w:ascii="Arial" w:eastAsia="Arial" w:hAnsi="Arial" w:cs="Arial"/>
          <w:b/>
          <w:bCs/>
        </w:rPr>
      </w:pPr>
    </w:p>
    <w:p w14:paraId="1F2B9F8E" w14:textId="1D37D035" w:rsidR="4F86C23F" w:rsidRDefault="4F86C23F" w:rsidP="4F86C23F">
      <w:pPr>
        <w:spacing w:after="0" w:line="240" w:lineRule="auto"/>
        <w:jc w:val="both"/>
        <w:rPr>
          <w:rFonts w:ascii="Arial" w:eastAsia="Arial" w:hAnsi="Arial" w:cs="Arial"/>
          <w:b/>
          <w:bCs/>
          <w:sz w:val="20"/>
          <w:szCs w:val="20"/>
        </w:rPr>
      </w:pPr>
      <w:r w:rsidRPr="4F86C23F">
        <w:rPr>
          <w:rFonts w:ascii="Arial" w:eastAsia="Arial" w:hAnsi="Arial" w:cs="Arial"/>
          <w:b/>
          <w:bCs/>
          <w:sz w:val="20"/>
          <w:szCs w:val="20"/>
        </w:rPr>
        <w:t>Fortress LLC</w:t>
      </w:r>
    </w:p>
    <w:p w14:paraId="159E2D6D" w14:textId="6542EAA0" w:rsidR="4F86C23F" w:rsidRDefault="4E126F94" w:rsidP="4E126F94">
      <w:pPr>
        <w:spacing w:after="0" w:line="240" w:lineRule="auto"/>
        <w:jc w:val="both"/>
        <w:rPr>
          <w:ins w:id="0" w:author="raghuram bhagawatula" w:date="2022-03-03T02:48:00Z"/>
          <w:rFonts w:ascii="Arial" w:eastAsia="Arial" w:hAnsi="Arial" w:cs="Arial"/>
          <w:b/>
          <w:bCs/>
          <w:sz w:val="20"/>
          <w:szCs w:val="20"/>
        </w:rPr>
      </w:pPr>
      <w:r w:rsidRPr="4E126F94">
        <w:rPr>
          <w:rFonts w:ascii="Arial" w:eastAsia="Arial" w:hAnsi="Arial" w:cs="Arial"/>
          <w:b/>
          <w:bCs/>
          <w:sz w:val="20"/>
          <w:szCs w:val="20"/>
        </w:rPr>
        <w:lastRenderedPageBreak/>
        <w:t xml:space="preserve">New York City, NY                                                                                                           </w:t>
      </w:r>
    </w:p>
    <w:p w14:paraId="235DEEEE" w14:textId="2BEA9372" w:rsidR="4F86C23F" w:rsidRDefault="00073A6C" w:rsidP="4F86C23F">
      <w:pPr>
        <w:spacing w:after="0" w:line="240" w:lineRule="auto"/>
        <w:jc w:val="both"/>
        <w:rPr>
          <w:rFonts w:ascii="Arial" w:eastAsia="Arial" w:hAnsi="Arial" w:cs="Arial"/>
          <w:b/>
          <w:bCs/>
          <w:sz w:val="20"/>
          <w:szCs w:val="20"/>
        </w:rPr>
      </w:pPr>
      <w:r>
        <w:rPr>
          <w:rFonts w:ascii="Arial" w:eastAsia="Arial" w:hAnsi="Arial" w:cs="Arial"/>
          <w:b/>
          <w:bCs/>
          <w:sz w:val="20"/>
          <w:szCs w:val="20"/>
        </w:rPr>
        <w:t>Dec</w:t>
      </w:r>
      <w:r w:rsidR="4E126F94" w:rsidRPr="4E126F94">
        <w:rPr>
          <w:rFonts w:ascii="Arial" w:eastAsia="Arial" w:hAnsi="Arial" w:cs="Arial"/>
          <w:b/>
          <w:bCs/>
          <w:sz w:val="20"/>
          <w:szCs w:val="20"/>
        </w:rPr>
        <w:t xml:space="preserve"> 2021 to </w:t>
      </w:r>
      <w:r>
        <w:rPr>
          <w:rFonts w:ascii="Arial" w:eastAsia="Arial" w:hAnsi="Arial" w:cs="Arial"/>
          <w:b/>
          <w:bCs/>
          <w:sz w:val="20"/>
          <w:szCs w:val="20"/>
        </w:rPr>
        <w:t>Mar</w:t>
      </w:r>
      <w:r w:rsidR="002061EC">
        <w:rPr>
          <w:rFonts w:ascii="Arial" w:eastAsia="Arial" w:hAnsi="Arial" w:cs="Arial"/>
          <w:b/>
          <w:bCs/>
          <w:sz w:val="20"/>
          <w:szCs w:val="20"/>
        </w:rPr>
        <w:t xml:space="preserve"> 2022</w:t>
      </w:r>
    </w:p>
    <w:p w14:paraId="7607BCCD" w14:textId="6AC512D3" w:rsidR="4F86C23F" w:rsidRDefault="4F86C23F" w:rsidP="4F86C23F">
      <w:pPr>
        <w:spacing w:after="200" w:line="276" w:lineRule="auto"/>
        <w:rPr>
          <w:rFonts w:ascii="Arial" w:eastAsia="Arial" w:hAnsi="Arial" w:cs="Arial"/>
          <w:b/>
          <w:bCs/>
          <w:sz w:val="20"/>
          <w:szCs w:val="20"/>
        </w:rPr>
      </w:pPr>
      <w:r w:rsidRPr="4F86C23F">
        <w:rPr>
          <w:rFonts w:ascii="Arial" w:eastAsia="Arial" w:hAnsi="Arial" w:cs="Arial"/>
          <w:b/>
          <w:bCs/>
          <w:sz w:val="20"/>
          <w:szCs w:val="20"/>
        </w:rPr>
        <w:t>Senior .Net Developer</w:t>
      </w:r>
    </w:p>
    <w:p w14:paraId="46BA9FF8" w14:textId="511D529A" w:rsidR="4F86C23F" w:rsidRDefault="40FF5BAF" w:rsidP="4F86C23F">
      <w:pPr>
        <w:spacing w:after="0" w:line="240" w:lineRule="auto"/>
        <w:jc w:val="both"/>
        <w:rPr>
          <w:rFonts w:ascii="Arial" w:eastAsia="Arial" w:hAnsi="Arial" w:cs="Arial"/>
          <w:sz w:val="20"/>
          <w:szCs w:val="20"/>
        </w:rPr>
      </w:pPr>
      <w:r w:rsidRPr="40FF5BAF">
        <w:rPr>
          <w:rFonts w:ascii="Arial" w:eastAsia="Arial" w:hAnsi="Arial" w:cs="Arial"/>
          <w:b/>
          <w:bCs/>
          <w:sz w:val="20"/>
          <w:szCs w:val="20"/>
        </w:rPr>
        <w:t>Description:</w:t>
      </w:r>
      <w:r w:rsidRPr="40FF5BAF">
        <w:rPr>
          <w:rFonts w:ascii="Arial" w:eastAsia="Arial" w:hAnsi="Arial" w:cs="Arial"/>
          <w:sz w:val="20"/>
          <w:szCs w:val="20"/>
        </w:rPr>
        <w:t xml:space="preserve"> The scope of this project is to design, build and develop multiple complex payment processing components for the Global Payment Processing Application.</w:t>
      </w:r>
    </w:p>
    <w:p w14:paraId="121EED38" w14:textId="77777777" w:rsidR="4F86C23F" w:rsidRDefault="4F86C23F" w:rsidP="4F86C23F">
      <w:pPr>
        <w:spacing w:after="0" w:line="240" w:lineRule="auto"/>
        <w:jc w:val="both"/>
        <w:rPr>
          <w:rFonts w:ascii="Arial" w:eastAsia="Arial" w:hAnsi="Arial" w:cs="Arial"/>
          <w:sz w:val="20"/>
          <w:szCs w:val="20"/>
        </w:rPr>
      </w:pPr>
    </w:p>
    <w:p w14:paraId="4805D3F5" w14:textId="77777777" w:rsidR="4F86C23F" w:rsidRDefault="4F86C23F" w:rsidP="4F86C23F">
      <w:pPr>
        <w:spacing w:after="200" w:line="276" w:lineRule="auto"/>
        <w:rPr>
          <w:rFonts w:ascii="Arial" w:eastAsia="Arial" w:hAnsi="Arial" w:cs="Arial"/>
          <w:b/>
          <w:bCs/>
          <w:sz w:val="20"/>
          <w:szCs w:val="20"/>
        </w:rPr>
      </w:pPr>
      <w:r w:rsidRPr="4F86C23F">
        <w:rPr>
          <w:rFonts w:ascii="Arial" w:eastAsia="Arial" w:hAnsi="Arial" w:cs="Arial"/>
          <w:b/>
          <w:bCs/>
          <w:sz w:val="20"/>
          <w:szCs w:val="20"/>
        </w:rPr>
        <w:t>Responsibilities:</w:t>
      </w:r>
    </w:p>
    <w:p w14:paraId="0F3040BC" w14:textId="09A37B7C" w:rsidR="4F86C23F" w:rsidRDefault="4F86C23F" w:rsidP="4F86C23F">
      <w:pPr>
        <w:numPr>
          <w:ilvl w:val="0"/>
          <w:numId w:val="15"/>
        </w:numPr>
        <w:tabs>
          <w:tab w:val="left" w:pos="720"/>
        </w:tab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Played the role of Sr .NET Developer</w:t>
      </w:r>
      <w:r w:rsidR="00625117">
        <w:rPr>
          <w:rFonts w:ascii="Arial" w:eastAsia="Arial" w:hAnsi="Arial" w:cs="Arial"/>
          <w:sz w:val="20"/>
          <w:szCs w:val="20"/>
        </w:rPr>
        <w:t>/Tech Lead</w:t>
      </w:r>
      <w:r w:rsidRPr="4F86C23F">
        <w:rPr>
          <w:rFonts w:ascii="Arial" w:eastAsia="Arial" w:hAnsi="Arial" w:cs="Arial"/>
          <w:sz w:val="20"/>
          <w:szCs w:val="20"/>
        </w:rPr>
        <w:t xml:space="preserve"> in multiple projects for this Client.</w:t>
      </w:r>
    </w:p>
    <w:p w14:paraId="40384CD0" w14:textId="627FF43E" w:rsidR="4F86C23F" w:rsidRDefault="4E126F94" w:rsidP="4F86C23F">
      <w:pPr>
        <w:numPr>
          <w:ilvl w:val="0"/>
          <w:numId w:val="15"/>
        </w:numPr>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 xml:space="preserve">Involved in designing and developing some complex functionalities for Banks </w:t>
      </w:r>
      <w:r w:rsidR="00C23803" w:rsidRPr="4E126F94">
        <w:rPr>
          <w:rFonts w:ascii="Arial" w:eastAsia="Arial" w:hAnsi="Arial" w:cs="Arial"/>
          <w:sz w:val="20"/>
          <w:szCs w:val="20"/>
        </w:rPr>
        <w:t>Application.</w:t>
      </w:r>
    </w:p>
    <w:p w14:paraId="0A43C8CE" w14:textId="760DE2C9" w:rsidR="4F86C23F" w:rsidRDefault="486BAC3E" w:rsidP="4F86C23F">
      <w:pPr>
        <w:numPr>
          <w:ilvl w:val="0"/>
          <w:numId w:val="15"/>
        </w:numPr>
        <w:spacing w:after="0" w:line="240" w:lineRule="auto"/>
        <w:ind w:left="720" w:hanging="360"/>
        <w:jc w:val="both"/>
        <w:rPr>
          <w:rFonts w:ascii="Arial" w:eastAsia="Arial" w:hAnsi="Arial" w:cs="Arial"/>
          <w:sz w:val="20"/>
          <w:szCs w:val="20"/>
        </w:rPr>
      </w:pPr>
      <w:r w:rsidRPr="486BAC3E">
        <w:rPr>
          <w:rFonts w:ascii="Arial" w:eastAsia="Arial" w:hAnsi="Arial" w:cs="Arial"/>
          <w:sz w:val="20"/>
          <w:szCs w:val="20"/>
        </w:rPr>
        <w:t>Designed and developed REST/</w:t>
      </w:r>
      <w:r w:rsidR="00C23803" w:rsidRPr="486BAC3E">
        <w:rPr>
          <w:rFonts w:ascii="Arial" w:eastAsia="Arial" w:hAnsi="Arial" w:cs="Arial"/>
          <w:sz w:val="20"/>
          <w:szCs w:val="20"/>
        </w:rPr>
        <w:t>Web API</w:t>
      </w:r>
      <w:r w:rsidRPr="486BAC3E">
        <w:rPr>
          <w:rFonts w:ascii="Arial" w:eastAsia="Arial" w:hAnsi="Arial" w:cs="Arial"/>
          <w:sz w:val="20"/>
          <w:szCs w:val="20"/>
        </w:rPr>
        <w:t xml:space="preserve"> services which interacted with SQL Server using Entity Framework 6 for Banks Application.</w:t>
      </w:r>
    </w:p>
    <w:p w14:paraId="7DC2E436" w14:textId="6D99260A" w:rsidR="4E126F94" w:rsidRDefault="4E126F94" w:rsidP="4E126F94">
      <w:pPr>
        <w:numPr>
          <w:ilvl w:val="0"/>
          <w:numId w:val="15"/>
        </w:numPr>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Purged Archive Data in Englobe DB using Batch SQL Scripts for millions of records.</w:t>
      </w:r>
    </w:p>
    <w:p w14:paraId="7E80EA55" w14:textId="7A1A590A" w:rsidR="4F86C23F" w:rsidRDefault="4E126F94" w:rsidP="4F86C23F">
      <w:pPr>
        <w:numPr>
          <w:ilvl w:val="0"/>
          <w:numId w:val="15"/>
        </w:numPr>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Worked on Enhancements for Windows Service, Wires Sync Service application.</w:t>
      </w:r>
    </w:p>
    <w:p w14:paraId="22D2846F" w14:textId="1695DD63" w:rsidR="4F86C23F" w:rsidRDefault="4E126F94" w:rsidP="4F86C23F">
      <w:pPr>
        <w:numPr>
          <w:ilvl w:val="0"/>
          <w:numId w:val="15"/>
        </w:numPr>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 xml:space="preserve">Currently Designing Database and System Architecture for </w:t>
      </w:r>
      <w:proofErr w:type="gramStart"/>
      <w:r w:rsidRPr="4E126F94">
        <w:rPr>
          <w:rFonts w:ascii="Arial" w:eastAsia="Arial" w:hAnsi="Arial" w:cs="Arial"/>
          <w:sz w:val="20"/>
          <w:szCs w:val="20"/>
        </w:rPr>
        <w:t>rewrite</w:t>
      </w:r>
      <w:proofErr w:type="gramEnd"/>
      <w:r w:rsidRPr="4E126F94">
        <w:rPr>
          <w:rFonts w:ascii="Arial" w:eastAsia="Arial" w:hAnsi="Arial" w:cs="Arial"/>
          <w:sz w:val="20"/>
          <w:szCs w:val="20"/>
        </w:rPr>
        <w:t xml:space="preserve"> of IPA application.</w:t>
      </w:r>
    </w:p>
    <w:p w14:paraId="0EE411F7" w14:textId="50613EEA" w:rsidR="4F86C23F" w:rsidRDefault="4F86C23F" w:rsidP="4F86C23F">
      <w:pPr>
        <w:numPr>
          <w:ilvl w:val="0"/>
          <w:numId w:val="15"/>
        </w:numPr>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Implemented source control using Visual Studio, SVN.</w:t>
      </w:r>
    </w:p>
    <w:p w14:paraId="3A769803" w14:textId="77777777" w:rsidR="4F86C23F" w:rsidRDefault="4F86C23F" w:rsidP="4F86C23F">
      <w:pPr>
        <w:spacing w:after="0" w:line="240" w:lineRule="auto"/>
        <w:jc w:val="both"/>
        <w:rPr>
          <w:rFonts w:ascii="Arial" w:eastAsia="Arial" w:hAnsi="Arial" w:cs="Arial"/>
          <w:sz w:val="20"/>
          <w:szCs w:val="20"/>
        </w:rPr>
      </w:pPr>
    </w:p>
    <w:p w14:paraId="10BF3BD6" w14:textId="4744B2EE" w:rsidR="4F86C23F" w:rsidRDefault="40FF5BAF" w:rsidP="4F86C23F">
      <w:pPr>
        <w:spacing w:after="0" w:line="240" w:lineRule="auto"/>
        <w:jc w:val="both"/>
        <w:rPr>
          <w:rFonts w:ascii="Arial" w:eastAsia="Arial" w:hAnsi="Arial" w:cs="Arial"/>
          <w:sz w:val="20"/>
          <w:szCs w:val="20"/>
        </w:rPr>
      </w:pPr>
      <w:r w:rsidRPr="40FF5BAF">
        <w:rPr>
          <w:rFonts w:ascii="Arial" w:eastAsia="Arial" w:hAnsi="Arial" w:cs="Arial"/>
          <w:b/>
          <w:bCs/>
          <w:sz w:val="20"/>
          <w:szCs w:val="20"/>
        </w:rPr>
        <w:t>Environment:</w:t>
      </w:r>
      <w:r w:rsidRPr="40FF5BAF">
        <w:rPr>
          <w:rFonts w:ascii="Arial" w:eastAsia="Arial" w:hAnsi="Arial" w:cs="Arial"/>
          <w:sz w:val="20"/>
          <w:szCs w:val="20"/>
        </w:rPr>
        <w:t xml:space="preserve"> C#, ASP.NET MVC 5, AngularJS, Angular 10, ASP.NET Core Web API, Entity Framework Core, LINQ, jQuery, Bootstrap 3.0, CSS, HTML 5, XML, Visual Studio 2019, Mongo DB SQL Server, TeamCity. Node.js, SVN, Git</w:t>
      </w:r>
      <w:r w:rsidR="008367E3">
        <w:rPr>
          <w:rFonts w:ascii="Arial" w:eastAsia="Arial" w:hAnsi="Arial" w:cs="Arial"/>
          <w:sz w:val="20"/>
          <w:szCs w:val="20"/>
        </w:rPr>
        <w:t>, RabbitM</w:t>
      </w:r>
      <w:r w:rsidR="00537981">
        <w:rPr>
          <w:rFonts w:ascii="Arial" w:eastAsia="Arial" w:hAnsi="Arial" w:cs="Arial"/>
          <w:sz w:val="20"/>
          <w:szCs w:val="20"/>
        </w:rPr>
        <w:t>Q</w:t>
      </w:r>
    </w:p>
    <w:p w14:paraId="4B94D5A5" w14:textId="77777777" w:rsidR="00D4339C" w:rsidRDefault="00D4339C">
      <w:pPr>
        <w:spacing w:after="0" w:line="240" w:lineRule="auto"/>
        <w:jc w:val="both"/>
        <w:rPr>
          <w:rFonts w:ascii="Arial" w:eastAsia="Arial" w:hAnsi="Arial" w:cs="Arial"/>
          <w:color w:val="444444"/>
          <w:sz w:val="20"/>
          <w:shd w:val="clear" w:color="auto" w:fill="FFFFFF"/>
        </w:rPr>
      </w:pPr>
    </w:p>
    <w:p w14:paraId="5D99D32A"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Verisk Analytics Project</w:t>
      </w:r>
    </w:p>
    <w:p w14:paraId="27378FC0" w14:textId="47BD7750" w:rsidR="00D4339C" w:rsidRDefault="00EE5187" w:rsidP="4E126F94">
      <w:pPr>
        <w:spacing w:after="0" w:line="240" w:lineRule="auto"/>
        <w:jc w:val="both"/>
        <w:rPr>
          <w:ins w:id="1" w:author="raghuram bhagawatula" w:date="2022-03-03T02:48:00Z"/>
          <w:rFonts w:ascii="Arial" w:eastAsia="Arial" w:hAnsi="Arial" w:cs="Arial"/>
          <w:b/>
          <w:bCs/>
          <w:sz w:val="20"/>
          <w:szCs w:val="20"/>
        </w:rPr>
      </w:pPr>
      <w:r w:rsidRPr="4F86C23F">
        <w:rPr>
          <w:rFonts w:ascii="Arial" w:eastAsia="Arial" w:hAnsi="Arial" w:cs="Arial"/>
          <w:b/>
          <w:bCs/>
          <w:sz w:val="20"/>
          <w:szCs w:val="20"/>
        </w:rPr>
        <w:t xml:space="preserve">Jersey City, NJ                                                                                           </w:t>
      </w:r>
      <w:r>
        <w:rPr>
          <w:rFonts w:ascii="Arial" w:eastAsia="Arial" w:hAnsi="Arial" w:cs="Arial"/>
          <w:b/>
          <w:sz w:val="20"/>
        </w:rPr>
        <w:tab/>
      </w:r>
      <w:r>
        <w:rPr>
          <w:rFonts w:ascii="Arial" w:eastAsia="Arial" w:hAnsi="Arial" w:cs="Arial"/>
          <w:b/>
          <w:sz w:val="20"/>
        </w:rPr>
        <w:tab/>
      </w:r>
      <w:r w:rsidRPr="4F86C23F">
        <w:rPr>
          <w:rFonts w:ascii="Arial" w:eastAsia="Arial" w:hAnsi="Arial" w:cs="Arial"/>
          <w:b/>
          <w:bCs/>
          <w:sz w:val="20"/>
          <w:szCs w:val="20"/>
        </w:rPr>
        <w:t xml:space="preserve"> </w:t>
      </w:r>
    </w:p>
    <w:p w14:paraId="19F3D669" w14:textId="2EE920FE" w:rsidR="00D4339C" w:rsidRDefault="00650F11" w:rsidP="4F86C23F">
      <w:pPr>
        <w:spacing w:after="0" w:line="240" w:lineRule="auto"/>
        <w:jc w:val="both"/>
        <w:rPr>
          <w:rFonts w:ascii="Arial" w:eastAsia="Arial" w:hAnsi="Arial" w:cs="Arial"/>
          <w:b/>
          <w:bCs/>
          <w:sz w:val="20"/>
          <w:szCs w:val="20"/>
        </w:rPr>
      </w:pPr>
      <w:r>
        <w:rPr>
          <w:rFonts w:ascii="Arial" w:eastAsia="Arial" w:hAnsi="Arial" w:cs="Arial"/>
          <w:b/>
          <w:bCs/>
          <w:sz w:val="20"/>
          <w:szCs w:val="20"/>
        </w:rPr>
        <w:t>May</w:t>
      </w:r>
      <w:r w:rsidR="00EE5187" w:rsidRPr="4F86C23F">
        <w:rPr>
          <w:rFonts w:ascii="Arial" w:eastAsia="Arial" w:hAnsi="Arial" w:cs="Arial"/>
          <w:b/>
          <w:bCs/>
          <w:sz w:val="20"/>
          <w:szCs w:val="20"/>
        </w:rPr>
        <w:t xml:space="preserve"> 2018 to </w:t>
      </w:r>
      <w:r>
        <w:rPr>
          <w:rFonts w:ascii="Arial" w:eastAsia="Arial" w:hAnsi="Arial" w:cs="Arial"/>
          <w:b/>
          <w:bCs/>
          <w:sz w:val="20"/>
          <w:szCs w:val="20"/>
        </w:rPr>
        <w:t>Dec</w:t>
      </w:r>
      <w:r w:rsidR="00EE5187" w:rsidRPr="4F86C23F">
        <w:rPr>
          <w:rFonts w:ascii="Arial" w:eastAsia="Arial" w:hAnsi="Arial" w:cs="Arial"/>
          <w:b/>
          <w:bCs/>
          <w:sz w:val="20"/>
          <w:szCs w:val="20"/>
        </w:rPr>
        <w:t xml:space="preserve"> 2021</w:t>
      </w:r>
    </w:p>
    <w:p w14:paraId="04142438" w14:textId="77777777" w:rsidR="00D4339C" w:rsidRDefault="00EE5187">
      <w:pPr>
        <w:spacing w:after="200" w:line="276" w:lineRule="auto"/>
        <w:rPr>
          <w:rFonts w:ascii="Arial" w:eastAsia="Arial" w:hAnsi="Arial" w:cs="Arial"/>
          <w:b/>
          <w:sz w:val="20"/>
        </w:rPr>
      </w:pPr>
      <w:r>
        <w:rPr>
          <w:rFonts w:ascii="Arial" w:eastAsia="Arial" w:hAnsi="Arial" w:cs="Arial"/>
          <w:b/>
          <w:sz w:val="20"/>
        </w:rPr>
        <w:t>Senior Software Developer</w:t>
      </w:r>
    </w:p>
    <w:p w14:paraId="40C28C7B" w14:textId="4792D7CF" w:rsidR="00D4339C" w:rsidRDefault="00EE5187">
      <w:pPr>
        <w:spacing w:after="0" w:line="240" w:lineRule="auto"/>
        <w:jc w:val="both"/>
        <w:rPr>
          <w:rFonts w:ascii="Arial" w:eastAsia="Arial" w:hAnsi="Arial" w:cs="Arial"/>
          <w:sz w:val="20"/>
        </w:rPr>
      </w:pPr>
      <w:r>
        <w:rPr>
          <w:rFonts w:ascii="Arial" w:eastAsia="Arial" w:hAnsi="Arial" w:cs="Arial"/>
          <w:b/>
          <w:sz w:val="20"/>
        </w:rPr>
        <w:t>Description:</w:t>
      </w:r>
      <w:r>
        <w:rPr>
          <w:rFonts w:ascii="Arial" w:eastAsia="Arial" w:hAnsi="Arial" w:cs="Arial"/>
          <w:sz w:val="20"/>
        </w:rPr>
        <w:t xml:space="preserve">  The scope of this project is to work on Multiple Applications all of which provide Risk Rating Analysis to clients </w:t>
      </w:r>
      <w:r w:rsidR="004A4E4E">
        <w:rPr>
          <w:rFonts w:ascii="Arial" w:eastAsia="Arial" w:hAnsi="Arial" w:cs="Arial"/>
          <w:sz w:val="20"/>
        </w:rPr>
        <w:t>to</w:t>
      </w:r>
      <w:r>
        <w:rPr>
          <w:rFonts w:ascii="Arial" w:eastAsia="Arial" w:hAnsi="Arial" w:cs="Arial"/>
          <w:sz w:val="20"/>
        </w:rPr>
        <w:t xml:space="preserve"> make better judgement in providing various insurance products to their end customers.</w:t>
      </w:r>
    </w:p>
    <w:p w14:paraId="3DEEC669" w14:textId="77777777" w:rsidR="00D4339C" w:rsidRDefault="00D4339C">
      <w:pPr>
        <w:spacing w:after="0" w:line="240" w:lineRule="auto"/>
        <w:jc w:val="both"/>
        <w:rPr>
          <w:rFonts w:ascii="Arial" w:eastAsia="Arial" w:hAnsi="Arial" w:cs="Arial"/>
          <w:sz w:val="20"/>
        </w:rPr>
      </w:pPr>
    </w:p>
    <w:p w14:paraId="0E007D12" w14:textId="77777777" w:rsidR="00D4339C" w:rsidRDefault="00EE5187">
      <w:pPr>
        <w:spacing w:after="200" w:line="276" w:lineRule="auto"/>
        <w:rPr>
          <w:rFonts w:ascii="Arial" w:eastAsia="Arial" w:hAnsi="Arial" w:cs="Arial"/>
          <w:b/>
          <w:sz w:val="20"/>
        </w:rPr>
      </w:pPr>
      <w:r>
        <w:rPr>
          <w:rFonts w:ascii="Arial" w:eastAsia="Arial" w:hAnsi="Arial" w:cs="Arial"/>
          <w:b/>
          <w:sz w:val="20"/>
        </w:rPr>
        <w:t>Responsibilities:</w:t>
      </w:r>
    </w:p>
    <w:p w14:paraId="0C0FEBCA" w14:textId="15F9FC43" w:rsidR="00D4339C" w:rsidRDefault="00EE5187" w:rsidP="4F86C23F">
      <w:pPr>
        <w:numPr>
          <w:ilvl w:val="0"/>
          <w:numId w:val="15"/>
        </w:numPr>
        <w:tabs>
          <w:tab w:val="left" w:pos="720"/>
        </w:tab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Played the role of Sr .NET Tech</w:t>
      </w:r>
      <w:r w:rsidR="004A4E4E">
        <w:rPr>
          <w:rFonts w:ascii="Arial" w:eastAsia="Arial" w:hAnsi="Arial" w:cs="Arial"/>
          <w:sz w:val="20"/>
          <w:szCs w:val="20"/>
        </w:rPr>
        <w:t>nical Architect</w:t>
      </w:r>
      <w:r w:rsidR="00121C72">
        <w:rPr>
          <w:rFonts w:ascii="Arial" w:eastAsia="Arial" w:hAnsi="Arial" w:cs="Arial"/>
          <w:sz w:val="20"/>
          <w:szCs w:val="20"/>
        </w:rPr>
        <w:t>/Sr. Developer</w:t>
      </w:r>
      <w:r w:rsidRPr="4F86C23F">
        <w:rPr>
          <w:rFonts w:ascii="Arial" w:eastAsia="Arial" w:hAnsi="Arial" w:cs="Arial"/>
          <w:sz w:val="20"/>
          <w:szCs w:val="20"/>
        </w:rPr>
        <w:t xml:space="preserve"> in multiple projects for this Client.</w:t>
      </w:r>
    </w:p>
    <w:p w14:paraId="3EAF9056" w14:textId="77777777"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Involved in designing and developing some complex functionalities for Verisk Risk Rating products including BlackBox Web API and BlackBox Screening applications.</w:t>
      </w:r>
    </w:p>
    <w:p w14:paraId="10D721CE" w14:textId="00B5EEDB" w:rsidR="00D4339C" w:rsidRDefault="00EE5187" w:rsidP="4E126F94">
      <w:pPr>
        <w:numPr>
          <w:ilvl w:val="0"/>
          <w:numId w:val="15"/>
        </w:numPr>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Designed and developed REST/</w:t>
      </w:r>
      <w:r w:rsidR="00C23803" w:rsidRPr="4F86C23F">
        <w:rPr>
          <w:rFonts w:ascii="Arial" w:eastAsia="Arial" w:hAnsi="Arial" w:cs="Arial"/>
          <w:sz w:val="20"/>
          <w:szCs w:val="20"/>
        </w:rPr>
        <w:t>Web API</w:t>
      </w:r>
      <w:r w:rsidRPr="4F86C23F">
        <w:rPr>
          <w:rFonts w:ascii="Arial" w:eastAsia="Arial" w:hAnsi="Arial" w:cs="Arial"/>
          <w:sz w:val="20"/>
          <w:szCs w:val="20"/>
        </w:rPr>
        <w:t xml:space="preserve"> services using ASP.NET Core which interacted with PostgreSQL, SQL Server using Entity Framework 6 and Entity Framework Core.</w:t>
      </w:r>
    </w:p>
    <w:p w14:paraId="2C1310E4" w14:textId="77777777"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Designed and developed complex MVC functionalities across multiple tiers right from front end to database layer.</w:t>
      </w:r>
    </w:p>
    <w:p w14:paraId="446A5F6C" w14:textId="6F72827D"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 xml:space="preserve">Worked extensively with Web API </w:t>
      </w:r>
      <w:r w:rsidR="00754213">
        <w:rPr>
          <w:rFonts w:ascii="Arial" w:eastAsia="Arial" w:hAnsi="Arial" w:cs="Arial"/>
          <w:sz w:val="20"/>
          <w:szCs w:val="20"/>
        </w:rPr>
        <w:t xml:space="preserve">using C# </w:t>
      </w:r>
      <w:r w:rsidRPr="4F86C23F">
        <w:rPr>
          <w:rFonts w:ascii="Arial" w:eastAsia="Arial" w:hAnsi="Arial" w:cs="Arial"/>
          <w:sz w:val="20"/>
          <w:szCs w:val="20"/>
        </w:rPr>
        <w:t>and MVC for BlackBox Screening Tool and BlackBox Web APIs.</w:t>
      </w:r>
    </w:p>
    <w:p w14:paraId="2AEA7BE6" w14:textId="051FEF0F" w:rsidR="0079098C" w:rsidRDefault="0079098C"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Pr>
          <w:rFonts w:ascii="Arial" w:eastAsia="Arial" w:hAnsi="Arial" w:cs="Arial"/>
          <w:sz w:val="20"/>
          <w:szCs w:val="20"/>
        </w:rPr>
        <w:t>Was involved in Data modeling and tables creation for</w:t>
      </w:r>
      <w:r w:rsidR="00D7642D">
        <w:rPr>
          <w:rFonts w:ascii="Arial" w:eastAsia="Arial" w:hAnsi="Arial" w:cs="Arial"/>
          <w:sz w:val="20"/>
          <w:szCs w:val="20"/>
        </w:rPr>
        <w:t xml:space="preserve"> the complex Data prep hub system for all the </w:t>
      </w:r>
      <w:r w:rsidR="00067682">
        <w:rPr>
          <w:rFonts w:ascii="Arial" w:eastAsia="Arial" w:hAnsi="Arial" w:cs="Arial"/>
          <w:sz w:val="20"/>
          <w:szCs w:val="20"/>
        </w:rPr>
        <w:t>core functionalities</w:t>
      </w:r>
      <w:r w:rsidR="002B250E">
        <w:rPr>
          <w:rFonts w:ascii="Arial" w:eastAsia="Arial" w:hAnsi="Arial" w:cs="Arial"/>
          <w:sz w:val="20"/>
          <w:szCs w:val="20"/>
        </w:rPr>
        <w:t xml:space="preserve"> in Postgres SQL and Microsoft SQL Server.</w:t>
      </w:r>
    </w:p>
    <w:p w14:paraId="12710E77" w14:textId="77777777"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 xml:space="preserve">Setup Multi-Factor Authentication using </w:t>
      </w:r>
      <w:proofErr w:type="spellStart"/>
      <w:r w:rsidRPr="4F86C23F">
        <w:rPr>
          <w:rFonts w:ascii="Arial" w:eastAsia="Arial" w:hAnsi="Arial" w:cs="Arial"/>
          <w:sz w:val="20"/>
          <w:szCs w:val="20"/>
        </w:rPr>
        <w:t>IdentityServer</w:t>
      </w:r>
      <w:proofErr w:type="spellEnd"/>
      <w:r w:rsidRPr="4F86C23F">
        <w:rPr>
          <w:rFonts w:ascii="Arial" w:eastAsia="Arial" w:hAnsi="Arial" w:cs="Arial"/>
          <w:sz w:val="20"/>
          <w:szCs w:val="20"/>
        </w:rPr>
        <w:t xml:space="preserve"> 3.</w:t>
      </w:r>
    </w:p>
    <w:p w14:paraId="50EDFCDE" w14:textId="77777777"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 xml:space="preserve">Developed functionality to Log Transactional data in </w:t>
      </w:r>
      <w:proofErr w:type="spellStart"/>
      <w:r w:rsidRPr="4F86C23F">
        <w:rPr>
          <w:rFonts w:ascii="Arial" w:eastAsia="Arial" w:hAnsi="Arial" w:cs="Arial"/>
          <w:sz w:val="20"/>
          <w:szCs w:val="20"/>
        </w:rPr>
        <w:t>ElasticSearch</w:t>
      </w:r>
      <w:proofErr w:type="spellEnd"/>
      <w:r w:rsidRPr="4F86C23F">
        <w:rPr>
          <w:rFonts w:ascii="Arial" w:eastAsia="Arial" w:hAnsi="Arial" w:cs="Arial"/>
          <w:sz w:val="20"/>
          <w:szCs w:val="20"/>
        </w:rPr>
        <w:t xml:space="preserve"> and Built Kibana Reports.</w:t>
      </w:r>
    </w:p>
    <w:p w14:paraId="15EB4157" w14:textId="77777777"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Designed and developed Highly complex React JS Screening Widget Components using Redux for state Management.</w:t>
      </w:r>
    </w:p>
    <w:p w14:paraId="3F63F046" w14:textId="6C970E4D" w:rsidR="00067682" w:rsidRDefault="00EE5187" w:rsidP="00754213">
      <w:pPr>
        <w:numPr>
          <w:ilvl w:val="0"/>
          <w:numId w:val="15"/>
        </w:numPr>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Worked extensively using Angular JS for Blackbox Maintenance Tool</w:t>
      </w:r>
      <w:r w:rsidR="00FC35BE">
        <w:rPr>
          <w:rFonts w:ascii="Arial" w:eastAsia="Arial" w:hAnsi="Arial" w:cs="Arial"/>
          <w:sz w:val="20"/>
          <w:szCs w:val="20"/>
        </w:rPr>
        <w:t xml:space="preserve"> with Bootstrap for CSS.</w:t>
      </w:r>
    </w:p>
    <w:p w14:paraId="3CF0CEE9" w14:textId="3014F522" w:rsidR="486BAC3E" w:rsidRDefault="486BAC3E" w:rsidP="486BAC3E">
      <w:pPr>
        <w:numPr>
          <w:ilvl w:val="0"/>
          <w:numId w:val="15"/>
        </w:numPr>
        <w:spacing w:after="0" w:line="240" w:lineRule="auto"/>
        <w:ind w:left="720" w:hanging="360"/>
        <w:jc w:val="both"/>
        <w:rPr>
          <w:sz w:val="20"/>
          <w:szCs w:val="20"/>
        </w:rPr>
      </w:pPr>
      <w:r w:rsidRPr="486BAC3E">
        <w:rPr>
          <w:rFonts w:ascii="Arial" w:eastAsia="Arial" w:hAnsi="Arial" w:cs="Arial"/>
          <w:sz w:val="20"/>
          <w:szCs w:val="20"/>
        </w:rPr>
        <w:t xml:space="preserve">Designed and Developed .Net Core based Web API for </w:t>
      </w:r>
      <w:proofErr w:type="spellStart"/>
      <w:r w:rsidRPr="486BAC3E">
        <w:rPr>
          <w:rFonts w:ascii="Arial" w:eastAsia="Arial" w:hAnsi="Arial" w:cs="Arial"/>
          <w:sz w:val="20"/>
          <w:szCs w:val="20"/>
        </w:rPr>
        <w:t>CourtSide</w:t>
      </w:r>
      <w:proofErr w:type="spellEnd"/>
      <w:r w:rsidRPr="486BAC3E">
        <w:rPr>
          <w:rFonts w:ascii="Arial" w:eastAsia="Arial" w:hAnsi="Arial" w:cs="Arial"/>
          <w:sz w:val="20"/>
          <w:szCs w:val="20"/>
        </w:rPr>
        <w:t xml:space="preserve"> application and setup on AWS Lambda, using Entity Framework 6 as ORM layer including LINQ and PostgreSQL as Database.</w:t>
      </w:r>
    </w:p>
    <w:p w14:paraId="074BC031" w14:textId="77777777" w:rsidR="00D4339C" w:rsidRDefault="00EE5187" w:rsidP="486BAC3E">
      <w:pPr>
        <w:numPr>
          <w:ilvl w:val="0"/>
          <w:numId w:val="15"/>
        </w:numPr>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 xml:space="preserve">Designed and Developed Angular 7 based Dashboard applications for </w:t>
      </w:r>
      <w:proofErr w:type="spellStart"/>
      <w:r w:rsidRPr="4F86C23F">
        <w:rPr>
          <w:rFonts w:ascii="Arial" w:eastAsia="Arial" w:hAnsi="Arial" w:cs="Arial"/>
          <w:sz w:val="20"/>
          <w:szCs w:val="20"/>
        </w:rPr>
        <w:t>CourtSide</w:t>
      </w:r>
      <w:proofErr w:type="spellEnd"/>
      <w:r w:rsidRPr="4F86C23F">
        <w:rPr>
          <w:rFonts w:ascii="Arial" w:eastAsia="Arial" w:hAnsi="Arial" w:cs="Arial"/>
          <w:sz w:val="20"/>
          <w:szCs w:val="20"/>
        </w:rPr>
        <w:t xml:space="preserve"> Application integrated with Tableau UI using Tableau JS.</w:t>
      </w:r>
    </w:p>
    <w:p w14:paraId="7C63C10F" w14:textId="26EDC9ED" w:rsidR="00D4339C" w:rsidRDefault="486BAC3E" w:rsidP="486BAC3E">
      <w:pPr>
        <w:numPr>
          <w:ilvl w:val="0"/>
          <w:numId w:val="15"/>
        </w:numPr>
        <w:suppressAutoHyphens/>
        <w:spacing w:after="0" w:line="240" w:lineRule="auto"/>
        <w:ind w:left="720" w:hanging="360"/>
        <w:jc w:val="both"/>
        <w:rPr>
          <w:rFonts w:ascii="Arial" w:eastAsia="Arial" w:hAnsi="Arial" w:cs="Arial"/>
          <w:sz w:val="20"/>
          <w:szCs w:val="20"/>
        </w:rPr>
      </w:pPr>
      <w:r w:rsidRPr="486BAC3E">
        <w:rPr>
          <w:rFonts w:ascii="Arial" w:eastAsia="Arial" w:hAnsi="Arial" w:cs="Arial"/>
          <w:sz w:val="20"/>
          <w:szCs w:val="20"/>
        </w:rPr>
        <w:lastRenderedPageBreak/>
        <w:t xml:space="preserve">Lead a team of 5 Developers for the DPH (Data Prep Hub) </w:t>
      </w:r>
      <w:r w:rsidR="00C23803" w:rsidRPr="486BAC3E">
        <w:rPr>
          <w:rFonts w:ascii="Arial" w:eastAsia="Arial" w:hAnsi="Arial" w:cs="Arial"/>
          <w:sz w:val="20"/>
          <w:szCs w:val="20"/>
        </w:rPr>
        <w:t>application</w:t>
      </w:r>
      <w:r w:rsidRPr="486BAC3E">
        <w:rPr>
          <w:rFonts w:ascii="Arial" w:eastAsia="Arial" w:hAnsi="Arial" w:cs="Arial"/>
          <w:sz w:val="20"/>
          <w:szCs w:val="20"/>
        </w:rPr>
        <w:t xml:space="preserve"> which involved d</w:t>
      </w:r>
      <w:r w:rsidR="00EE5187" w:rsidRPr="4F86C23F">
        <w:rPr>
          <w:rFonts w:ascii="Arial" w:eastAsia="Arial" w:hAnsi="Arial" w:cs="Arial"/>
          <w:sz w:val="20"/>
          <w:szCs w:val="20"/>
        </w:rPr>
        <w:t>esigning and Developing Complex Data Pipelines using Pentaho ETL Tool and Microservices based API using AWS Lambda and Angular for Front End.</w:t>
      </w:r>
    </w:p>
    <w:p w14:paraId="3BE9CFDA" w14:textId="754F81A5" w:rsidR="00E12B01" w:rsidRPr="00E12B01" w:rsidRDefault="00E12B01" w:rsidP="486BAC3E">
      <w:pPr>
        <w:numPr>
          <w:ilvl w:val="0"/>
          <w:numId w:val="15"/>
        </w:numPr>
        <w:suppressAutoHyphens/>
        <w:spacing w:after="0" w:line="240" w:lineRule="auto"/>
        <w:ind w:left="720" w:hanging="360"/>
        <w:jc w:val="both"/>
        <w:rPr>
          <w:rFonts w:ascii="Arial" w:eastAsia="Arial" w:hAnsi="Arial" w:cs="Arial"/>
          <w:sz w:val="20"/>
          <w:szCs w:val="20"/>
        </w:rPr>
      </w:pPr>
      <w:r w:rsidRPr="00E12B01">
        <w:rPr>
          <w:rFonts w:ascii="Arial" w:eastAsia="Arial" w:hAnsi="Arial" w:cs="Arial"/>
          <w:sz w:val="20"/>
          <w:szCs w:val="20"/>
        </w:rPr>
        <w:t>Worked with DevOps to containerize our applications using Docker and Kubernetes.</w:t>
      </w:r>
    </w:p>
    <w:p w14:paraId="58BDBC83" w14:textId="5EC94E5A" w:rsidR="486BAC3E" w:rsidRDefault="486BAC3E" w:rsidP="486BAC3E">
      <w:pPr>
        <w:numPr>
          <w:ilvl w:val="0"/>
          <w:numId w:val="15"/>
        </w:numPr>
        <w:spacing w:after="0" w:line="240" w:lineRule="auto"/>
        <w:ind w:left="720" w:hanging="360"/>
        <w:jc w:val="both"/>
        <w:rPr>
          <w:sz w:val="20"/>
          <w:szCs w:val="20"/>
        </w:rPr>
      </w:pPr>
      <w:r w:rsidRPr="486BAC3E">
        <w:rPr>
          <w:rFonts w:ascii="Arial" w:eastAsia="Arial" w:hAnsi="Arial" w:cs="Arial"/>
          <w:sz w:val="20"/>
          <w:szCs w:val="20"/>
        </w:rPr>
        <w:t>Performed Code Reviews, followed best practices for Design and Development, regular mentoring and Knowledge/Technical sessions for teammates.</w:t>
      </w:r>
    </w:p>
    <w:p w14:paraId="225651AD" w14:textId="03082CF2" w:rsidR="486BAC3E" w:rsidRDefault="486BAC3E" w:rsidP="486BAC3E">
      <w:pPr>
        <w:numPr>
          <w:ilvl w:val="0"/>
          <w:numId w:val="15"/>
        </w:numPr>
        <w:spacing w:after="0" w:line="240" w:lineRule="auto"/>
        <w:ind w:left="720" w:hanging="360"/>
        <w:jc w:val="both"/>
        <w:rPr>
          <w:sz w:val="20"/>
          <w:szCs w:val="20"/>
        </w:rPr>
      </w:pPr>
      <w:r w:rsidRPr="486BAC3E">
        <w:rPr>
          <w:rFonts w:ascii="Arial" w:eastAsia="Arial" w:hAnsi="Arial" w:cs="Arial"/>
          <w:sz w:val="20"/>
          <w:szCs w:val="20"/>
        </w:rPr>
        <w:t>Developed Authentication and Authorization using Identity Server 3 (OAuth and OpenID Connect) for Single Sign-on and enhanced it further using Multi Factor Authentication for certain applications.</w:t>
      </w:r>
    </w:p>
    <w:p w14:paraId="015C8D62" w14:textId="77777777"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Worked extensively on setting up AWS infrastructure including EC2, S3 Buckets, AWS lambda, AWS SNS and AWS Athena for Data Dashboard application.</w:t>
      </w:r>
    </w:p>
    <w:p w14:paraId="07F3E7C4" w14:textId="77777777" w:rsidR="00D4339C" w:rsidRDefault="00EE5187" w:rsidP="4F86C23F">
      <w:pPr>
        <w:numPr>
          <w:ilvl w:val="0"/>
          <w:numId w:val="15"/>
        </w:numPr>
        <w:tabs>
          <w:tab w:val="left" w:pos="0"/>
        </w:tabs>
        <w:suppressAutoHyphens/>
        <w:spacing w:after="0" w:line="240" w:lineRule="auto"/>
        <w:ind w:left="720" w:hanging="360"/>
        <w:jc w:val="both"/>
        <w:rPr>
          <w:rFonts w:ascii="Arial" w:eastAsia="Arial" w:hAnsi="Arial" w:cs="Arial"/>
          <w:sz w:val="20"/>
          <w:szCs w:val="20"/>
        </w:rPr>
      </w:pPr>
      <w:r w:rsidRPr="4F86C23F">
        <w:rPr>
          <w:rFonts w:ascii="Arial" w:eastAsia="Arial" w:hAnsi="Arial" w:cs="Arial"/>
          <w:sz w:val="20"/>
          <w:szCs w:val="20"/>
        </w:rPr>
        <w:t>Implemented New Relic alerts for EC2 instances and applications across multi geographical locations.</w:t>
      </w:r>
    </w:p>
    <w:p w14:paraId="3656B9AB" w14:textId="77777777" w:rsidR="00D4339C" w:rsidRDefault="00D4339C">
      <w:pPr>
        <w:tabs>
          <w:tab w:val="left" w:pos="0"/>
        </w:tabs>
        <w:suppressAutoHyphens/>
        <w:spacing w:after="0" w:line="240" w:lineRule="auto"/>
        <w:jc w:val="both"/>
        <w:rPr>
          <w:rFonts w:ascii="Arial" w:eastAsia="Arial" w:hAnsi="Arial" w:cs="Arial"/>
          <w:sz w:val="20"/>
        </w:rPr>
      </w:pPr>
    </w:p>
    <w:p w14:paraId="3A5051FA" w14:textId="2ADFDDE4" w:rsidR="00D4339C" w:rsidRDefault="40FF5BAF" w:rsidP="40FF5BAF">
      <w:pPr>
        <w:spacing w:after="0" w:line="240" w:lineRule="auto"/>
        <w:jc w:val="both"/>
        <w:rPr>
          <w:rFonts w:ascii="Arial" w:eastAsia="Arial" w:hAnsi="Arial" w:cs="Arial"/>
          <w:sz w:val="20"/>
          <w:szCs w:val="20"/>
        </w:rPr>
      </w:pPr>
      <w:r w:rsidRPr="40FF5BAF">
        <w:rPr>
          <w:rFonts w:ascii="Arial" w:eastAsia="Arial" w:hAnsi="Arial" w:cs="Arial"/>
          <w:b/>
          <w:bCs/>
          <w:sz w:val="20"/>
          <w:szCs w:val="20"/>
        </w:rPr>
        <w:t>Environment:</w:t>
      </w:r>
      <w:r w:rsidRPr="40FF5BAF">
        <w:rPr>
          <w:rFonts w:ascii="Arial" w:eastAsia="Arial" w:hAnsi="Arial" w:cs="Arial"/>
          <w:sz w:val="20"/>
          <w:szCs w:val="20"/>
        </w:rPr>
        <w:t xml:space="preserve"> C#, ASP.NET MVC 5, AngularJS, Angular 7, </w:t>
      </w:r>
      <w:proofErr w:type="spellStart"/>
      <w:r w:rsidRPr="40FF5BAF">
        <w:rPr>
          <w:rFonts w:ascii="Arial" w:eastAsia="Arial" w:hAnsi="Arial" w:cs="Arial"/>
          <w:sz w:val="20"/>
          <w:szCs w:val="20"/>
        </w:rPr>
        <w:t>ReactJs</w:t>
      </w:r>
      <w:proofErr w:type="spellEnd"/>
      <w:r w:rsidRPr="40FF5BAF">
        <w:rPr>
          <w:rFonts w:ascii="Arial" w:eastAsia="Arial" w:hAnsi="Arial" w:cs="Arial"/>
          <w:sz w:val="20"/>
          <w:szCs w:val="20"/>
        </w:rPr>
        <w:t xml:space="preserve">, Redux, ASP.NET Core Web API, Microservices, Entity Framework Core, LINQ, jQuery, Bootstrap 3.0, CSS, HTML 5, XML, Amazon Web Services components like EC2, S3 Bucket, Lambda functions, AWS Glue, AWS SNS, AWS Ethena, </w:t>
      </w:r>
      <w:r w:rsidR="00E12B01">
        <w:rPr>
          <w:rFonts w:ascii="Arial" w:eastAsia="Arial" w:hAnsi="Arial" w:cs="Arial"/>
          <w:sz w:val="20"/>
          <w:szCs w:val="20"/>
        </w:rPr>
        <w:t xml:space="preserve">EKS, </w:t>
      </w:r>
      <w:r w:rsidRPr="40FF5BAF">
        <w:rPr>
          <w:rFonts w:ascii="Arial" w:eastAsia="Arial" w:hAnsi="Arial" w:cs="Arial"/>
          <w:sz w:val="20"/>
          <w:szCs w:val="20"/>
        </w:rPr>
        <w:t>Visual Studio 2019, PostgreSQL, SQL Server, Pentaho ETL tool, Git, Elasticsearch, Kibana, Identity Server 3</w:t>
      </w:r>
      <w:r w:rsidR="00C97FC2">
        <w:rPr>
          <w:rFonts w:ascii="Arial" w:eastAsia="Arial" w:hAnsi="Arial" w:cs="Arial"/>
          <w:sz w:val="20"/>
          <w:szCs w:val="20"/>
        </w:rPr>
        <w:t>, JSON</w:t>
      </w:r>
      <w:r w:rsidR="00012B20">
        <w:rPr>
          <w:rFonts w:ascii="Arial" w:eastAsia="Arial" w:hAnsi="Arial" w:cs="Arial"/>
          <w:sz w:val="20"/>
          <w:szCs w:val="20"/>
        </w:rPr>
        <w:t>, MongoDB</w:t>
      </w:r>
    </w:p>
    <w:p w14:paraId="45FB0818" w14:textId="77777777" w:rsidR="00D4339C" w:rsidRDefault="00D4339C">
      <w:pPr>
        <w:spacing w:after="0" w:line="240" w:lineRule="auto"/>
        <w:jc w:val="both"/>
        <w:rPr>
          <w:rFonts w:ascii="Arial" w:eastAsia="Arial" w:hAnsi="Arial" w:cs="Arial"/>
          <w:color w:val="444444"/>
          <w:sz w:val="20"/>
          <w:shd w:val="clear" w:color="auto" w:fill="FFFFFF"/>
        </w:rPr>
      </w:pPr>
    </w:p>
    <w:p w14:paraId="31A77580" w14:textId="77777777" w:rsidR="00D4339C" w:rsidRDefault="00EE5187">
      <w:pPr>
        <w:spacing w:after="0" w:line="240" w:lineRule="auto"/>
        <w:jc w:val="both"/>
        <w:rPr>
          <w:rFonts w:ascii="Arial" w:eastAsia="Arial" w:hAnsi="Arial" w:cs="Arial"/>
          <w:b/>
          <w:sz w:val="20"/>
        </w:rPr>
      </w:pPr>
      <w:proofErr w:type="spellStart"/>
      <w:r>
        <w:rPr>
          <w:rFonts w:ascii="Arial" w:eastAsia="Arial" w:hAnsi="Arial" w:cs="Arial"/>
          <w:b/>
          <w:sz w:val="20"/>
        </w:rPr>
        <w:t>iParcel</w:t>
      </w:r>
      <w:proofErr w:type="spellEnd"/>
      <w:r>
        <w:rPr>
          <w:rFonts w:ascii="Arial" w:eastAsia="Arial" w:hAnsi="Arial" w:cs="Arial"/>
          <w:b/>
          <w:sz w:val="20"/>
        </w:rPr>
        <w:t>-UPS Project</w:t>
      </w:r>
    </w:p>
    <w:p w14:paraId="7B61AFFA" w14:textId="76BAAC0F" w:rsidR="00D4339C" w:rsidRDefault="00EE5187" w:rsidP="4E126F94">
      <w:pPr>
        <w:spacing w:after="0" w:line="240" w:lineRule="auto"/>
        <w:jc w:val="both"/>
        <w:rPr>
          <w:rFonts w:ascii="Arial" w:eastAsia="Arial" w:hAnsi="Arial" w:cs="Arial"/>
          <w:b/>
          <w:bCs/>
          <w:sz w:val="20"/>
          <w:szCs w:val="20"/>
        </w:rPr>
      </w:pPr>
      <w:r w:rsidRPr="4E126F94">
        <w:rPr>
          <w:rFonts w:ascii="Arial" w:eastAsia="Arial" w:hAnsi="Arial" w:cs="Arial"/>
          <w:b/>
          <w:bCs/>
          <w:sz w:val="20"/>
          <w:szCs w:val="20"/>
        </w:rPr>
        <w:t xml:space="preserve">Secaucus, NJ                                                                                           </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sidRPr="4E126F94">
        <w:rPr>
          <w:rFonts w:ascii="Arial" w:eastAsia="Arial" w:hAnsi="Arial" w:cs="Arial"/>
          <w:b/>
          <w:bCs/>
          <w:sz w:val="20"/>
          <w:szCs w:val="20"/>
        </w:rPr>
        <w:t xml:space="preserve">      </w:t>
      </w:r>
    </w:p>
    <w:p w14:paraId="38CB485A" w14:textId="194C1987" w:rsidR="00D4339C" w:rsidRDefault="00EE5187" w:rsidP="4E126F94">
      <w:pPr>
        <w:spacing w:after="0" w:line="240" w:lineRule="auto"/>
        <w:jc w:val="both"/>
        <w:rPr>
          <w:rFonts w:ascii="Arial" w:eastAsia="Arial" w:hAnsi="Arial" w:cs="Arial"/>
          <w:b/>
          <w:bCs/>
          <w:sz w:val="20"/>
          <w:szCs w:val="20"/>
        </w:rPr>
      </w:pPr>
      <w:r w:rsidRPr="4E126F94">
        <w:rPr>
          <w:rFonts w:ascii="Arial" w:eastAsia="Arial" w:hAnsi="Arial" w:cs="Arial"/>
          <w:b/>
          <w:bCs/>
          <w:sz w:val="20"/>
          <w:szCs w:val="20"/>
        </w:rPr>
        <w:t xml:space="preserve">Sep 2016 to </w:t>
      </w:r>
      <w:r w:rsidR="00274CED">
        <w:rPr>
          <w:rFonts w:ascii="Arial" w:eastAsia="Arial" w:hAnsi="Arial" w:cs="Arial"/>
          <w:b/>
          <w:bCs/>
          <w:sz w:val="20"/>
          <w:szCs w:val="20"/>
        </w:rPr>
        <w:t>Mar</w:t>
      </w:r>
      <w:r w:rsidRPr="4E126F94">
        <w:rPr>
          <w:rFonts w:ascii="Arial" w:eastAsia="Arial" w:hAnsi="Arial" w:cs="Arial"/>
          <w:b/>
          <w:bCs/>
          <w:sz w:val="20"/>
          <w:szCs w:val="20"/>
        </w:rPr>
        <w:t xml:space="preserve"> 2018</w:t>
      </w:r>
    </w:p>
    <w:p w14:paraId="2EA8123A" w14:textId="77777777" w:rsidR="00D4339C" w:rsidRDefault="00EE5187">
      <w:pPr>
        <w:spacing w:after="200" w:line="276" w:lineRule="auto"/>
        <w:rPr>
          <w:rFonts w:ascii="Arial" w:eastAsia="Arial" w:hAnsi="Arial" w:cs="Arial"/>
          <w:b/>
          <w:sz w:val="20"/>
        </w:rPr>
      </w:pPr>
      <w:r>
        <w:rPr>
          <w:rFonts w:ascii="Arial" w:eastAsia="Arial" w:hAnsi="Arial" w:cs="Arial"/>
          <w:b/>
          <w:sz w:val="20"/>
        </w:rPr>
        <w:t>Senior Software Developer</w:t>
      </w:r>
    </w:p>
    <w:p w14:paraId="1644C056" w14:textId="548BB675" w:rsidR="00D4339C" w:rsidRDefault="00EE5187">
      <w:pPr>
        <w:spacing w:after="0" w:line="240" w:lineRule="auto"/>
        <w:jc w:val="both"/>
        <w:rPr>
          <w:rFonts w:ascii="Arial" w:eastAsia="Arial" w:hAnsi="Arial" w:cs="Arial"/>
          <w:sz w:val="20"/>
        </w:rPr>
      </w:pPr>
      <w:r>
        <w:rPr>
          <w:rFonts w:ascii="Arial" w:eastAsia="Arial" w:hAnsi="Arial" w:cs="Arial"/>
          <w:b/>
          <w:sz w:val="20"/>
        </w:rPr>
        <w:t>Description</w:t>
      </w:r>
      <w:proofErr w:type="gramStart"/>
      <w:r>
        <w:rPr>
          <w:rFonts w:ascii="Arial" w:eastAsia="Arial" w:hAnsi="Arial" w:cs="Arial"/>
          <w:b/>
          <w:sz w:val="20"/>
        </w:rPr>
        <w:t>:</w:t>
      </w:r>
      <w:r>
        <w:rPr>
          <w:rFonts w:ascii="Arial" w:eastAsia="Arial" w:hAnsi="Arial" w:cs="Arial"/>
          <w:sz w:val="20"/>
        </w:rPr>
        <w:t xml:space="preserve">  The</w:t>
      </w:r>
      <w:proofErr w:type="gramEnd"/>
      <w:r>
        <w:rPr>
          <w:rFonts w:ascii="Arial" w:eastAsia="Arial" w:hAnsi="Arial" w:cs="Arial"/>
          <w:sz w:val="20"/>
        </w:rPr>
        <w:t xml:space="preserve"> scope of this project is to integrate </w:t>
      </w:r>
      <w:r w:rsidR="00DE434E">
        <w:rPr>
          <w:rFonts w:ascii="Arial" w:eastAsia="Arial" w:hAnsi="Arial" w:cs="Arial"/>
          <w:sz w:val="20"/>
        </w:rPr>
        <w:t>a few</w:t>
      </w:r>
      <w:r>
        <w:rPr>
          <w:rFonts w:ascii="Arial" w:eastAsia="Arial" w:hAnsi="Arial" w:cs="Arial"/>
          <w:sz w:val="20"/>
        </w:rPr>
        <w:t xml:space="preserve"> applications based on different technologies to track, route, manifest, label International UPS packages.</w:t>
      </w:r>
    </w:p>
    <w:p w14:paraId="049F31CB" w14:textId="77777777" w:rsidR="00D4339C" w:rsidRDefault="00D4339C">
      <w:pPr>
        <w:spacing w:after="0" w:line="240" w:lineRule="auto"/>
        <w:jc w:val="both"/>
        <w:rPr>
          <w:rFonts w:ascii="Arial" w:eastAsia="Arial" w:hAnsi="Arial" w:cs="Arial"/>
          <w:sz w:val="20"/>
        </w:rPr>
      </w:pPr>
    </w:p>
    <w:p w14:paraId="6C250BA1" w14:textId="77777777" w:rsidR="00D4339C" w:rsidRDefault="00EE5187">
      <w:pPr>
        <w:spacing w:after="200" w:line="276" w:lineRule="auto"/>
        <w:rPr>
          <w:rFonts w:ascii="Arial" w:eastAsia="Arial" w:hAnsi="Arial" w:cs="Arial"/>
          <w:b/>
          <w:sz w:val="20"/>
        </w:rPr>
      </w:pPr>
      <w:r>
        <w:rPr>
          <w:rFonts w:ascii="Arial" w:eastAsia="Arial" w:hAnsi="Arial" w:cs="Arial"/>
          <w:b/>
          <w:sz w:val="20"/>
        </w:rPr>
        <w:t>Responsibilities:</w:t>
      </w:r>
    </w:p>
    <w:p w14:paraId="03E84C07" w14:textId="6B09424F" w:rsidR="00D4339C" w:rsidRDefault="00EE5187">
      <w:pPr>
        <w:numPr>
          <w:ilvl w:val="0"/>
          <w:numId w:val="1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Played the role of Sr .NET Developer</w:t>
      </w:r>
      <w:r w:rsidR="00121C72">
        <w:rPr>
          <w:rFonts w:ascii="Arial" w:eastAsia="Arial" w:hAnsi="Arial" w:cs="Arial"/>
          <w:sz w:val="20"/>
        </w:rPr>
        <w:t>/Technical Architect</w:t>
      </w:r>
      <w:r>
        <w:rPr>
          <w:rFonts w:ascii="Arial" w:eastAsia="Arial" w:hAnsi="Arial" w:cs="Arial"/>
          <w:sz w:val="20"/>
        </w:rPr>
        <w:t xml:space="preserve"> for this project. </w:t>
      </w:r>
    </w:p>
    <w:p w14:paraId="08CCEB1B" w14:textId="77777777" w:rsidR="00D4339C" w:rsidRDefault="00EE5187">
      <w:pPr>
        <w:numPr>
          <w:ilvl w:val="0"/>
          <w:numId w:val="16"/>
        </w:numPr>
        <w:tabs>
          <w:tab w:val="left" w:pos="0"/>
        </w:tabs>
        <w:suppressAutoHyphens/>
        <w:spacing w:after="0" w:line="240" w:lineRule="auto"/>
        <w:ind w:left="720" w:hanging="360"/>
        <w:jc w:val="both"/>
        <w:rPr>
          <w:rFonts w:ascii="Arial" w:eastAsia="Arial" w:hAnsi="Arial" w:cs="Arial"/>
          <w:sz w:val="20"/>
        </w:rPr>
      </w:pPr>
      <w:r>
        <w:rPr>
          <w:rFonts w:ascii="Arial" w:eastAsia="Arial" w:hAnsi="Arial" w:cs="Arial"/>
          <w:sz w:val="20"/>
        </w:rPr>
        <w:t>Involved in designing and developing some complex modules for the new Manifesting and labeling Applications.</w:t>
      </w:r>
    </w:p>
    <w:p w14:paraId="1A505ADA" w14:textId="19E5290F" w:rsidR="00D4339C" w:rsidRDefault="00EE5187">
      <w:pPr>
        <w:numPr>
          <w:ilvl w:val="0"/>
          <w:numId w:val="16"/>
        </w:numPr>
        <w:tabs>
          <w:tab w:val="left" w:pos="0"/>
        </w:tabs>
        <w:suppressAutoHyphens/>
        <w:spacing w:after="0" w:line="240" w:lineRule="auto"/>
        <w:ind w:left="720" w:hanging="360"/>
        <w:jc w:val="both"/>
        <w:rPr>
          <w:rFonts w:ascii="Arial" w:eastAsia="Arial" w:hAnsi="Arial" w:cs="Arial"/>
          <w:sz w:val="20"/>
        </w:rPr>
      </w:pPr>
      <w:r>
        <w:rPr>
          <w:rFonts w:ascii="Arial" w:eastAsia="Arial" w:hAnsi="Arial" w:cs="Arial"/>
          <w:sz w:val="20"/>
        </w:rPr>
        <w:t xml:space="preserve">Designed and developed </w:t>
      </w:r>
      <w:r w:rsidR="009D3F86">
        <w:rPr>
          <w:rFonts w:ascii="Arial" w:eastAsia="Arial" w:hAnsi="Arial" w:cs="Arial"/>
          <w:sz w:val="20"/>
        </w:rPr>
        <w:t>Web API</w:t>
      </w:r>
      <w:r>
        <w:rPr>
          <w:rFonts w:ascii="Arial" w:eastAsia="Arial" w:hAnsi="Arial" w:cs="Arial"/>
          <w:sz w:val="20"/>
        </w:rPr>
        <w:t xml:space="preserve"> services which interacted with SQL Server and Mongo DB.</w:t>
      </w:r>
    </w:p>
    <w:p w14:paraId="74AAC749" w14:textId="77777777" w:rsidR="00D4339C" w:rsidRDefault="00EE5187" w:rsidP="4E126F94">
      <w:pPr>
        <w:numPr>
          <w:ilvl w:val="0"/>
          <w:numId w:val="16"/>
        </w:numPr>
        <w:tabs>
          <w:tab w:val="left" w:pos="0"/>
        </w:tabs>
        <w:suppressAutoHyphens/>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Designed and developed complex MVC functionalities across multiple tiers right from front end to database layer.</w:t>
      </w:r>
    </w:p>
    <w:p w14:paraId="51FB5B3D" w14:textId="77777777" w:rsidR="00D4339C" w:rsidRDefault="00EE5187" w:rsidP="4E126F94">
      <w:pPr>
        <w:numPr>
          <w:ilvl w:val="0"/>
          <w:numId w:val="16"/>
        </w:numPr>
        <w:tabs>
          <w:tab w:val="left" w:pos="0"/>
        </w:tabs>
        <w:suppressAutoHyphens/>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Worked in AngularJS for the Dashboard Application.</w:t>
      </w:r>
    </w:p>
    <w:p w14:paraId="53128261" w14:textId="77777777" w:rsidR="00D4339C" w:rsidRDefault="00D4339C">
      <w:pPr>
        <w:tabs>
          <w:tab w:val="left" w:pos="0"/>
        </w:tabs>
        <w:suppressAutoHyphens/>
        <w:spacing w:after="0" w:line="240" w:lineRule="auto"/>
        <w:jc w:val="both"/>
        <w:rPr>
          <w:rFonts w:ascii="Arial" w:eastAsia="Arial" w:hAnsi="Arial" w:cs="Arial"/>
          <w:sz w:val="20"/>
        </w:rPr>
      </w:pPr>
    </w:p>
    <w:p w14:paraId="53713DF5" w14:textId="1FE030D6" w:rsidR="00D4339C" w:rsidRDefault="00EE5187">
      <w:pPr>
        <w:spacing w:after="0" w:line="240" w:lineRule="auto"/>
        <w:jc w:val="both"/>
        <w:rPr>
          <w:rFonts w:ascii="Arial" w:eastAsia="Arial" w:hAnsi="Arial" w:cs="Arial"/>
          <w:sz w:val="20"/>
        </w:rPr>
      </w:pPr>
      <w:r>
        <w:rPr>
          <w:rFonts w:ascii="Arial" w:eastAsia="Arial" w:hAnsi="Arial" w:cs="Arial"/>
          <w:b/>
          <w:sz w:val="20"/>
        </w:rPr>
        <w:t>Environment:</w:t>
      </w:r>
      <w:r>
        <w:rPr>
          <w:rFonts w:ascii="Arial" w:eastAsia="Arial" w:hAnsi="Arial" w:cs="Arial"/>
          <w:sz w:val="20"/>
        </w:rPr>
        <w:t xml:space="preserve"> C#, ASP.NET MVC 5, AngularJS, Ext JS, ASP.NET Web </w:t>
      </w:r>
      <w:r w:rsidR="007723D3">
        <w:rPr>
          <w:rFonts w:ascii="Arial" w:eastAsia="Arial" w:hAnsi="Arial" w:cs="Arial"/>
          <w:sz w:val="20"/>
        </w:rPr>
        <w:t>API, LINQ</w:t>
      </w:r>
      <w:r>
        <w:rPr>
          <w:rFonts w:ascii="Arial" w:eastAsia="Arial" w:hAnsi="Arial" w:cs="Arial"/>
          <w:sz w:val="20"/>
        </w:rPr>
        <w:t xml:space="preserve">, </w:t>
      </w:r>
      <w:r w:rsidR="007723D3">
        <w:rPr>
          <w:rFonts w:ascii="Arial" w:eastAsia="Arial" w:hAnsi="Arial" w:cs="Arial"/>
          <w:sz w:val="20"/>
        </w:rPr>
        <w:t>jQuery</w:t>
      </w:r>
      <w:r>
        <w:rPr>
          <w:rFonts w:ascii="Arial" w:eastAsia="Arial" w:hAnsi="Arial" w:cs="Arial"/>
          <w:sz w:val="20"/>
        </w:rPr>
        <w:t xml:space="preserve">, </w:t>
      </w:r>
      <w:r w:rsidR="007723D3">
        <w:rPr>
          <w:rFonts w:ascii="Arial" w:eastAsia="Arial" w:hAnsi="Arial" w:cs="Arial"/>
          <w:sz w:val="20"/>
        </w:rPr>
        <w:t>Bootstrap</w:t>
      </w:r>
      <w:r>
        <w:rPr>
          <w:rFonts w:ascii="Arial" w:eastAsia="Arial" w:hAnsi="Arial" w:cs="Arial"/>
          <w:sz w:val="20"/>
        </w:rPr>
        <w:t xml:space="preserve"> 3.0, CSS, HTML 5, Enterprise Library 5.0, </w:t>
      </w:r>
      <w:r w:rsidR="00537981">
        <w:rPr>
          <w:rFonts w:ascii="Arial" w:eastAsia="Arial" w:hAnsi="Arial" w:cs="Arial"/>
          <w:sz w:val="20"/>
        </w:rPr>
        <w:t>Mongo</w:t>
      </w:r>
      <w:r w:rsidR="009D3F86">
        <w:rPr>
          <w:rFonts w:ascii="Arial" w:eastAsia="Arial" w:hAnsi="Arial" w:cs="Arial"/>
          <w:sz w:val="20"/>
        </w:rPr>
        <w:t>DB, SQL</w:t>
      </w:r>
      <w:r>
        <w:rPr>
          <w:rFonts w:ascii="Arial" w:eastAsia="Arial" w:hAnsi="Arial" w:cs="Arial"/>
          <w:sz w:val="20"/>
        </w:rPr>
        <w:t xml:space="preserve"> Server 2008, Visual Studio 2015, TFS, IIS 8.5, Windows 2012 Server</w:t>
      </w:r>
      <w:r w:rsidR="00DE434E">
        <w:rPr>
          <w:rFonts w:ascii="Arial" w:eastAsia="Arial" w:hAnsi="Arial" w:cs="Arial"/>
          <w:sz w:val="20"/>
        </w:rPr>
        <w:t>, Kafka</w:t>
      </w:r>
      <w:r w:rsidR="006B6341">
        <w:rPr>
          <w:rFonts w:ascii="Arial" w:eastAsia="Arial" w:hAnsi="Arial" w:cs="Arial"/>
          <w:sz w:val="20"/>
        </w:rPr>
        <w:t>, Azure.</w:t>
      </w:r>
    </w:p>
    <w:p w14:paraId="62486C05" w14:textId="77777777" w:rsidR="00D4339C" w:rsidRDefault="00D4339C">
      <w:pPr>
        <w:spacing w:after="0" w:line="240" w:lineRule="auto"/>
        <w:jc w:val="both"/>
        <w:rPr>
          <w:rFonts w:ascii="Arial" w:eastAsia="Arial" w:hAnsi="Arial" w:cs="Arial"/>
          <w:color w:val="444444"/>
          <w:sz w:val="20"/>
          <w:shd w:val="clear" w:color="auto" w:fill="FFFFFF"/>
        </w:rPr>
      </w:pPr>
    </w:p>
    <w:p w14:paraId="4EE04D95"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 xml:space="preserve">Prepaid Consumer Website and Issuer Processing Application (Visa Inc)      </w:t>
      </w:r>
    </w:p>
    <w:p w14:paraId="4482901A"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Denver, CO</w:t>
      </w:r>
    </w:p>
    <w:p w14:paraId="33BB55AA" w14:textId="169ACECB" w:rsidR="00D4339C" w:rsidRDefault="005F5296">
      <w:pPr>
        <w:spacing w:after="0" w:line="240" w:lineRule="auto"/>
        <w:jc w:val="both"/>
        <w:rPr>
          <w:rFonts w:ascii="Arial" w:eastAsia="Arial" w:hAnsi="Arial" w:cs="Arial"/>
          <w:b/>
          <w:sz w:val="20"/>
        </w:rPr>
      </w:pPr>
      <w:r>
        <w:rPr>
          <w:rFonts w:ascii="Arial" w:eastAsia="Arial" w:hAnsi="Arial" w:cs="Arial"/>
          <w:b/>
          <w:sz w:val="20"/>
        </w:rPr>
        <w:t>Sep</w:t>
      </w:r>
      <w:r w:rsidR="00EE5187">
        <w:rPr>
          <w:rFonts w:ascii="Arial" w:eastAsia="Arial" w:hAnsi="Arial" w:cs="Arial"/>
          <w:b/>
          <w:sz w:val="20"/>
        </w:rPr>
        <w:t xml:space="preserve"> 2014 to Aug 2016</w:t>
      </w:r>
    </w:p>
    <w:p w14:paraId="78481ED8" w14:textId="77777777" w:rsidR="00D4339C" w:rsidRDefault="00EE5187">
      <w:pPr>
        <w:spacing w:after="200" w:line="276" w:lineRule="auto"/>
        <w:rPr>
          <w:rFonts w:ascii="Arial" w:eastAsia="Arial" w:hAnsi="Arial" w:cs="Arial"/>
          <w:b/>
          <w:sz w:val="20"/>
        </w:rPr>
      </w:pPr>
      <w:r>
        <w:rPr>
          <w:rFonts w:ascii="Arial" w:eastAsia="Arial" w:hAnsi="Arial" w:cs="Arial"/>
          <w:b/>
          <w:sz w:val="20"/>
        </w:rPr>
        <w:t>Senior Software Developer</w:t>
      </w:r>
    </w:p>
    <w:p w14:paraId="7398376D" w14:textId="77777777" w:rsidR="00D4339C" w:rsidRDefault="00EE5187">
      <w:pPr>
        <w:spacing w:after="0" w:line="240" w:lineRule="auto"/>
        <w:jc w:val="both"/>
        <w:rPr>
          <w:rFonts w:ascii="Arial" w:eastAsia="Arial" w:hAnsi="Arial" w:cs="Arial"/>
          <w:sz w:val="20"/>
        </w:rPr>
      </w:pPr>
      <w:r>
        <w:rPr>
          <w:rFonts w:ascii="Arial" w:eastAsia="Arial" w:hAnsi="Arial" w:cs="Arial"/>
          <w:b/>
          <w:sz w:val="20"/>
        </w:rPr>
        <w:t>Description</w:t>
      </w:r>
      <w:proofErr w:type="gramStart"/>
      <w:r>
        <w:rPr>
          <w:rFonts w:ascii="Arial" w:eastAsia="Arial" w:hAnsi="Arial" w:cs="Arial"/>
          <w:b/>
          <w:sz w:val="20"/>
        </w:rPr>
        <w:t>:</w:t>
      </w:r>
      <w:r>
        <w:rPr>
          <w:rFonts w:ascii="Arial" w:eastAsia="Arial" w:hAnsi="Arial" w:cs="Arial"/>
          <w:sz w:val="20"/>
        </w:rPr>
        <w:t xml:space="preserve">  The</w:t>
      </w:r>
      <w:proofErr w:type="gramEnd"/>
      <w:r>
        <w:rPr>
          <w:rFonts w:ascii="Arial" w:eastAsia="Arial" w:hAnsi="Arial" w:cs="Arial"/>
          <w:sz w:val="20"/>
        </w:rPr>
        <w:t xml:space="preserve"> scope of this project is to develop a fully tested and proven solution for the implementation of a Prepaid Consumer Website and Issuer Processing Application. Both the projects are </w:t>
      </w:r>
      <w:proofErr w:type="gramStart"/>
      <w:r>
        <w:rPr>
          <w:rFonts w:ascii="Arial" w:eastAsia="Arial" w:hAnsi="Arial" w:cs="Arial"/>
          <w:sz w:val="20"/>
        </w:rPr>
        <w:t>rewrites</w:t>
      </w:r>
      <w:proofErr w:type="gramEnd"/>
      <w:r>
        <w:rPr>
          <w:rFonts w:ascii="Arial" w:eastAsia="Arial" w:hAnsi="Arial" w:cs="Arial"/>
          <w:sz w:val="20"/>
        </w:rPr>
        <w:t xml:space="preserve"> from Asp.net to MVC 5.</w:t>
      </w:r>
    </w:p>
    <w:p w14:paraId="4101652C" w14:textId="77777777" w:rsidR="00D4339C" w:rsidRDefault="00D4339C">
      <w:pPr>
        <w:spacing w:after="0" w:line="240" w:lineRule="auto"/>
        <w:jc w:val="both"/>
        <w:rPr>
          <w:rFonts w:ascii="Arial" w:eastAsia="Arial" w:hAnsi="Arial" w:cs="Arial"/>
          <w:sz w:val="20"/>
        </w:rPr>
      </w:pPr>
    </w:p>
    <w:p w14:paraId="25AF0F35" w14:textId="77777777" w:rsidR="00D4339C" w:rsidRDefault="00EE5187">
      <w:pPr>
        <w:spacing w:after="200" w:line="276" w:lineRule="auto"/>
        <w:rPr>
          <w:rFonts w:ascii="Arial" w:eastAsia="Arial" w:hAnsi="Arial" w:cs="Arial"/>
          <w:b/>
          <w:sz w:val="20"/>
        </w:rPr>
      </w:pPr>
      <w:r>
        <w:rPr>
          <w:rFonts w:ascii="Arial" w:eastAsia="Arial" w:hAnsi="Arial" w:cs="Arial"/>
          <w:b/>
          <w:sz w:val="20"/>
        </w:rPr>
        <w:t>Responsibilities:</w:t>
      </w:r>
    </w:p>
    <w:p w14:paraId="4ECF2F87" w14:textId="77777777" w:rsidR="00D4339C" w:rsidRDefault="00EE5187">
      <w:pPr>
        <w:numPr>
          <w:ilvl w:val="0"/>
          <w:numId w:val="17"/>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Played the role of Sr .NET Developer for this project. </w:t>
      </w:r>
    </w:p>
    <w:p w14:paraId="67DBFAB3" w14:textId="0FC780CD" w:rsidR="00D4339C" w:rsidRDefault="00EE5187">
      <w:pPr>
        <w:numPr>
          <w:ilvl w:val="0"/>
          <w:numId w:val="17"/>
        </w:numPr>
        <w:tabs>
          <w:tab w:val="left" w:pos="720"/>
        </w:tabs>
        <w:spacing w:after="0" w:line="240" w:lineRule="auto"/>
        <w:ind w:left="720" w:hanging="360"/>
        <w:rPr>
          <w:rFonts w:ascii="Arial" w:eastAsia="Arial" w:hAnsi="Arial" w:cs="Arial"/>
          <w:sz w:val="20"/>
        </w:rPr>
      </w:pPr>
      <w:r>
        <w:rPr>
          <w:rFonts w:ascii="Arial" w:eastAsia="Arial" w:hAnsi="Arial" w:cs="Arial"/>
          <w:sz w:val="20"/>
        </w:rPr>
        <w:lastRenderedPageBreak/>
        <w:t xml:space="preserve">Technologies used in the project are ASP.NET MVC 5, C#, Twitter Bootstrap, Foundation, AngularJS, jQuery, </w:t>
      </w:r>
      <w:r w:rsidR="007723D3">
        <w:rPr>
          <w:rFonts w:ascii="Arial" w:eastAsia="Arial" w:hAnsi="Arial" w:cs="Arial"/>
          <w:sz w:val="20"/>
        </w:rPr>
        <w:t>Web API</w:t>
      </w:r>
      <w:r>
        <w:rPr>
          <w:rFonts w:ascii="Arial" w:eastAsia="Arial" w:hAnsi="Arial" w:cs="Arial"/>
          <w:sz w:val="20"/>
        </w:rPr>
        <w:t xml:space="preserve">, LINQ, Enterprise Library </w:t>
      </w:r>
      <w:r w:rsidR="007723D3">
        <w:rPr>
          <w:rFonts w:ascii="Arial" w:eastAsia="Arial" w:hAnsi="Arial" w:cs="Arial"/>
          <w:sz w:val="20"/>
        </w:rPr>
        <w:t>5, HTML</w:t>
      </w:r>
      <w:r>
        <w:rPr>
          <w:rFonts w:ascii="Arial" w:eastAsia="Arial" w:hAnsi="Arial" w:cs="Arial"/>
          <w:sz w:val="20"/>
        </w:rPr>
        <w:t xml:space="preserve"> 5, CSS, SQL Server 2012, Visual Studio 2013</w:t>
      </w:r>
    </w:p>
    <w:p w14:paraId="5E293D90" w14:textId="77777777" w:rsidR="00D4339C" w:rsidRDefault="00EE5187">
      <w:pPr>
        <w:numPr>
          <w:ilvl w:val="0"/>
          <w:numId w:val="17"/>
        </w:numPr>
        <w:tabs>
          <w:tab w:val="left" w:pos="0"/>
        </w:tabs>
        <w:suppressAutoHyphens/>
        <w:spacing w:after="0" w:line="240" w:lineRule="auto"/>
        <w:ind w:left="720" w:hanging="360"/>
        <w:jc w:val="both"/>
        <w:rPr>
          <w:rFonts w:ascii="Arial" w:eastAsia="Arial" w:hAnsi="Arial" w:cs="Arial"/>
          <w:sz w:val="20"/>
        </w:rPr>
      </w:pPr>
      <w:r>
        <w:rPr>
          <w:rFonts w:ascii="Arial" w:eastAsia="Arial" w:hAnsi="Arial" w:cs="Arial"/>
          <w:sz w:val="20"/>
        </w:rPr>
        <w:t>Involved in designing and developing some complex modules for the new CWS, CPA and IPA Applications.</w:t>
      </w:r>
    </w:p>
    <w:p w14:paraId="5DB2BF3A" w14:textId="5F302FF1" w:rsidR="00D4339C" w:rsidRDefault="00EE5187">
      <w:pPr>
        <w:numPr>
          <w:ilvl w:val="0"/>
          <w:numId w:val="17"/>
        </w:numPr>
        <w:tabs>
          <w:tab w:val="left" w:pos="0"/>
        </w:tabs>
        <w:suppressAutoHyphens/>
        <w:spacing w:after="0" w:line="240" w:lineRule="auto"/>
        <w:ind w:left="720" w:hanging="360"/>
        <w:jc w:val="both"/>
        <w:rPr>
          <w:rFonts w:ascii="Arial" w:eastAsia="Arial" w:hAnsi="Arial" w:cs="Arial"/>
          <w:sz w:val="20"/>
        </w:rPr>
      </w:pPr>
      <w:r>
        <w:rPr>
          <w:rFonts w:ascii="Arial" w:eastAsia="Arial" w:hAnsi="Arial" w:cs="Arial"/>
          <w:sz w:val="20"/>
        </w:rPr>
        <w:t xml:space="preserve">Designed and developed </w:t>
      </w:r>
      <w:r w:rsidR="007723D3">
        <w:rPr>
          <w:rFonts w:ascii="Arial" w:eastAsia="Arial" w:hAnsi="Arial" w:cs="Arial"/>
          <w:sz w:val="20"/>
        </w:rPr>
        <w:t>Web API</w:t>
      </w:r>
      <w:r>
        <w:rPr>
          <w:rFonts w:ascii="Arial" w:eastAsia="Arial" w:hAnsi="Arial" w:cs="Arial"/>
          <w:sz w:val="20"/>
        </w:rPr>
        <w:t xml:space="preserve"> services which interacted with SQL Server and TANDEM databases.</w:t>
      </w:r>
    </w:p>
    <w:p w14:paraId="01B08B34" w14:textId="77777777" w:rsidR="00D4339C" w:rsidRDefault="00EE5187">
      <w:pPr>
        <w:numPr>
          <w:ilvl w:val="0"/>
          <w:numId w:val="17"/>
        </w:numPr>
        <w:tabs>
          <w:tab w:val="left" w:pos="0"/>
        </w:tabs>
        <w:suppressAutoHyphens/>
        <w:spacing w:after="0" w:line="240" w:lineRule="auto"/>
        <w:ind w:left="720" w:hanging="360"/>
        <w:jc w:val="both"/>
        <w:rPr>
          <w:rFonts w:ascii="Arial" w:eastAsia="Arial" w:hAnsi="Arial" w:cs="Arial"/>
          <w:sz w:val="20"/>
        </w:rPr>
      </w:pPr>
      <w:r>
        <w:rPr>
          <w:rFonts w:ascii="Arial" w:eastAsia="Arial" w:hAnsi="Arial" w:cs="Arial"/>
          <w:sz w:val="20"/>
        </w:rPr>
        <w:t>Designed and developed complex MVC functionalities across multiple tiers right from front end to database layer.</w:t>
      </w:r>
    </w:p>
    <w:p w14:paraId="281820EB" w14:textId="7119BB61" w:rsidR="00D4339C" w:rsidRDefault="40FF5BAF" w:rsidP="40FF5BAF">
      <w:pPr>
        <w:numPr>
          <w:ilvl w:val="0"/>
          <w:numId w:val="17"/>
        </w:numPr>
        <w:suppressAutoHyphens/>
        <w:spacing w:after="0" w:line="240" w:lineRule="auto"/>
        <w:ind w:left="720" w:hanging="360"/>
        <w:jc w:val="both"/>
        <w:rPr>
          <w:rFonts w:ascii="Arial" w:eastAsia="Arial" w:hAnsi="Arial" w:cs="Arial"/>
          <w:sz w:val="20"/>
          <w:szCs w:val="20"/>
        </w:rPr>
      </w:pPr>
      <w:r w:rsidRPr="40FF5BAF">
        <w:rPr>
          <w:rFonts w:ascii="Arial" w:eastAsia="Arial" w:hAnsi="Arial" w:cs="Arial"/>
          <w:sz w:val="20"/>
          <w:szCs w:val="20"/>
        </w:rPr>
        <w:t xml:space="preserve">Worked extensively to make the Prepaid Website WCAG 2.0 compliant using tools like HTML Code Sniffer and HTML Validator. </w:t>
      </w:r>
    </w:p>
    <w:p w14:paraId="68D64957" w14:textId="77777777" w:rsidR="00D4339C" w:rsidRDefault="00EE5187" w:rsidP="4E126F94">
      <w:pPr>
        <w:numPr>
          <w:ilvl w:val="0"/>
          <w:numId w:val="17"/>
        </w:numPr>
        <w:tabs>
          <w:tab w:val="left" w:pos="0"/>
        </w:tabs>
        <w:suppressAutoHyphens/>
        <w:spacing w:after="0" w:line="240" w:lineRule="auto"/>
        <w:ind w:left="720" w:hanging="360"/>
        <w:jc w:val="both"/>
        <w:rPr>
          <w:rFonts w:ascii="Arial" w:eastAsia="Arial" w:hAnsi="Arial" w:cs="Arial"/>
          <w:sz w:val="20"/>
          <w:szCs w:val="20"/>
        </w:rPr>
      </w:pPr>
      <w:r w:rsidRPr="4E126F94">
        <w:rPr>
          <w:rFonts w:ascii="Arial" w:eastAsia="Arial" w:hAnsi="Arial" w:cs="Arial"/>
          <w:sz w:val="20"/>
          <w:szCs w:val="20"/>
        </w:rPr>
        <w:t>Worked in AngularJS for Credit Performance Accelerator (CPA) project, designed and developed controllers, directives, services</w:t>
      </w:r>
      <w:proofErr w:type="gramStart"/>
      <w:r w:rsidRPr="4E126F94">
        <w:rPr>
          <w:rFonts w:ascii="Arial" w:eastAsia="Arial" w:hAnsi="Arial" w:cs="Arial"/>
          <w:sz w:val="20"/>
          <w:szCs w:val="20"/>
        </w:rPr>
        <w:t>, factories</w:t>
      </w:r>
      <w:proofErr w:type="gramEnd"/>
      <w:r w:rsidRPr="4E126F94">
        <w:rPr>
          <w:rFonts w:ascii="Arial" w:eastAsia="Arial" w:hAnsi="Arial" w:cs="Arial"/>
          <w:sz w:val="20"/>
          <w:szCs w:val="20"/>
        </w:rPr>
        <w:t>.</w:t>
      </w:r>
    </w:p>
    <w:p w14:paraId="4B99056E" w14:textId="77777777" w:rsidR="00D4339C" w:rsidRDefault="00D4339C">
      <w:pPr>
        <w:tabs>
          <w:tab w:val="left" w:pos="0"/>
        </w:tabs>
        <w:suppressAutoHyphens/>
        <w:spacing w:after="0" w:line="240" w:lineRule="auto"/>
        <w:jc w:val="both"/>
        <w:rPr>
          <w:rFonts w:ascii="Arial" w:eastAsia="Arial" w:hAnsi="Arial" w:cs="Arial"/>
          <w:sz w:val="20"/>
        </w:rPr>
      </w:pPr>
    </w:p>
    <w:p w14:paraId="72D70320" w14:textId="33E96FE5" w:rsidR="00D4339C" w:rsidRDefault="00EE5187">
      <w:pPr>
        <w:spacing w:after="0" w:line="240" w:lineRule="auto"/>
        <w:jc w:val="both"/>
        <w:rPr>
          <w:rFonts w:ascii="Arial" w:eastAsia="Arial" w:hAnsi="Arial" w:cs="Arial"/>
          <w:b/>
          <w:sz w:val="20"/>
        </w:rPr>
      </w:pPr>
      <w:r>
        <w:rPr>
          <w:rFonts w:ascii="Arial" w:eastAsia="Arial" w:hAnsi="Arial" w:cs="Arial"/>
          <w:b/>
          <w:sz w:val="20"/>
        </w:rPr>
        <w:t>Environment:</w:t>
      </w:r>
      <w:r>
        <w:rPr>
          <w:rFonts w:ascii="Arial" w:eastAsia="Arial" w:hAnsi="Arial" w:cs="Arial"/>
          <w:sz w:val="20"/>
        </w:rPr>
        <w:t xml:space="preserve"> C#, ASP.NET MVC 5, AngularJS, ASP.NET Web </w:t>
      </w:r>
      <w:r w:rsidR="009D3F86">
        <w:rPr>
          <w:rFonts w:ascii="Arial" w:eastAsia="Arial" w:hAnsi="Arial" w:cs="Arial"/>
          <w:sz w:val="20"/>
        </w:rPr>
        <w:t>API, ASP.NET</w:t>
      </w:r>
      <w:r>
        <w:rPr>
          <w:rFonts w:ascii="Arial" w:eastAsia="Arial" w:hAnsi="Arial" w:cs="Arial"/>
          <w:sz w:val="20"/>
        </w:rPr>
        <w:t xml:space="preserve"> 3.5, WCF,</w:t>
      </w:r>
      <w:r w:rsidR="009D6FC3">
        <w:rPr>
          <w:rFonts w:ascii="Arial" w:eastAsia="Arial" w:hAnsi="Arial" w:cs="Arial"/>
          <w:sz w:val="20"/>
        </w:rPr>
        <w:t xml:space="preserve"> XSD, XML</w:t>
      </w:r>
      <w:r>
        <w:rPr>
          <w:rFonts w:ascii="Arial" w:eastAsia="Arial" w:hAnsi="Arial" w:cs="Arial"/>
          <w:sz w:val="20"/>
        </w:rPr>
        <w:t xml:space="preserve"> ASMX Web </w:t>
      </w:r>
      <w:proofErr w:type="gramStart"/>
      <w:r>
        <w:rPr>
          <w:rFonts w:ascii="Arial" w:eastAsia="Arial" w:hAnsi="Arial" w:cs="Arial"/>
          <w:sz w:val="20"/>
        </w:rPr>
        <w:t>Services,  LINQ</w:t>
      </w:r>
      <w:proofErr w:type="gramEnd"/>
      <w:r>
        <w:rPr>
          <w:rFonts w:ascii="Arial" w:eastAsia="Arial" w:hAnsi="Arial" w:cs="Arial"/>
          <w:sz w:val="20"/>
        </w:rPr>
        <w:t xml:space="preserve">, </w:t>
      </w:r>
      <w:r w:rsidR="009D3F86">
        <w:rPr>
          <w:rFonts w:ascii="Arial" w:eastAsia="Arial" w:hAnsi="Arial" w:cs="Arial"/>
          <w:sz w:val="20"/>
        </w:rPr>
        <w:t>jQuery</w:t>
      </w:r>
      <w:r>
        <w:rPr>
          <w:rFonts w:ascii="Arial" w:eastAsia="Arial" w:hAnsi="Arial" w:cs="Arial"/>
          <w:sz w:val="20"/>
        </w:rPr>
        <w:t xml:space="preserve">, </w:t>
      </w:r>
      <w:r w:rsidR="009D3F86">
        <w:rPr>
          <w:rFonts w:ascii="Arial" w:eastAsia="Arial" w:hAnsi="Arial" w:cs="Arial"/>
          <w:sz w:val="20"/>
        </w:rPr>
        <w:t>Bootstrap</w:t>
      </w:r>
      <w:r>
        <w:rPr>
          <w:rFonts w:ascii="Arial" w:eastAsia="Arial" w:hAnsi="Arial" w:cs="Arial"/>
          <w:sz w:val="20"/>
        </w:rPr>
        <w:t xml:space="preserve"> 3.0, CSS, HTML 5, Entity Framework 6.0, Enterprise Library 5.0,  SQL Server 2008, Visual Studio 2013, TFS, IIS 8.5, Windows 2012 Server.</w:t>
      </w:r>
    </w:p>
    <w:p w14:paraId="1299C43A" w14:textId="77777777" w:rsidR="00D4339C" w:rsidRDefault="00D4339C">
      <w:pPr>
        <w:spacing w:after="0" w:line="240" w:lineRule="auto"/>
        <w:jc w:val="both"/>
        <w:rPr>
          <w:rFonts w:ascii="Arial" w:eastAsia="Arial" w:hAnsi="Arial" w:cs="Arial"/>
          <w:color w:val="444444"/>
          <w:sz w:val="20"/>
          <w:shd w:val="clear" w:color="auto" w:fill="FFFFFF"/>
        </w:rPr>
      </w:pPr>
    </w:p>
    <w:p w14:paraId="4DDBEF00" w14:textId="77777777" w:rsidR="00D4339C" w:rsidRDefault="00D4339C">
      <w:pPr>
        <w:spacing w:after="0" w:line="240" w:lineRule="auto"/>
        <w:jc w:val="both"/>
        <w:rPr>
          <w:rFonts w:ascii="Arial" w:eastAsia="Arial" w:hAnsi="Arial" w:cs="Arial"/>
          <w:b/>
          <w:sz w:val="20"/>
        </w:rPr>
      </w:pPr>
    </w:p>
    <w:p w14:paraId="607D52B5"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VSPC Project, Secretary of State (State of Colorado),</w:t>
      </w:r>
    </w:p>
    <w:p w14:paraId="43E707E3" w14:textId="1AF3A7AD" w:rsidR="00D4339C" w:rsidRDefault="00EE5187" w:rsidP="4E126F94">
      <w:pPr>
        <w:spacing w:after="0" w:line="240" w:lineRule="auto"/>
        <w:rPr>
          <w:rFonts w:ascii="Arial" w:eastAsia="Arial" w:hAnsi="Arial" w:cs="Arial"/>
          <w:b/>
          <w:bCs/>
          <w:sz w:val="20"/>
          <w:szCs w:val="20"/>
        </w:rPr>
      </w:pPr>
      <w:r w:rsidRPr="4E126F94">
        <w:rPr>
          <w:rFonts w:ascii="Arial" w:eastAsia="Arial" w:hAnsi="Arial" w:cs="Arial"/>
          <w:b/>
          <w:bCs/>
          <w:sz w:val="20"/>
          <w:szCs w:val="20"/>
        </w:rPr>
        <w:t xml:space="preserve">Denver, CO                                                                                            </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sidRPr="4E126F94">
        <w:rPr>
          <w:rFonts w:ascii="Arial" w:eastAsia="Arial" w:hAnsi="Arial" w:cs="Arial"/>
          <w:b/>
          <w:bCs/>
          <w:sz w:val="20"/>
          <w:szCs w:val="20"/>
        </w:rPr>
        <w:t xml:space="preserve">     </w:t>
      </w:r>
    </w:p>
    <w:p w14:paraId="5ADC2430" w14:textId="77777777" w:rsidR="00D4339C" w:rsidRDefault="00EE5187" w:rsidP="4E126F94">
      <w:pPr>
        <w:spacing w:after="0" w:line="240" w:lineRule="auto"/>
        <w:rPr>
          <w:rFonts w:ascii="Arial" w:eastAsia="Arial" w:hAnsi="Arial" w:cs="Arial"/>
          <w:b/>
          <w:bCs/>
          <w:sz w:val="20"/>
          <w:szCs w:val="20"/>
        </w:rPr>
      </w:pPr>
      <w:r w:rsidRPr="4E126F94">
        <w:rPr>
          <w:rFonts w:ascii="Arial" w:eastAsia="Arial" w:hAnsi="Arial" w:cs="Arial"/>
          <w:b/>
          <w:bCs/>
          <w:sz w:val="20"/>
          <w:szCs w:val="20"/>
        </w:rPr>
        <w:t>Apr 2014 to Sep 2014</w:t>
      </w:r>
    </w:p>
    <w:p w14:paraId="30A6D3A0" w14:textId="77777777" w:rsidR="00D4339C" w:rsidRDefault="00EE5187">
      <w:pPr>
        <w:spacing w:after="200" w:line="276" w:lineRule="auto"/>
        <w:rPr>
          <w:rFonts w:ascii="Arial" w:eastAsia="Arial" w:hAnsi="Arial" w:cs="Arial"/>
          <w:b/>
          <w:sz w:val="20"/>
        </w:rPr>
      </w:pPr>
      <w:r>
        <w:rPr>
          <w:rFonts w:ascii="Arial" w:eastAsia="Arial" w:hAnsi="Arial" w:cs="Arial"/>
          <w:b/>
          <w:sz w:val="20"/>
        </w:rPr>
        <w:t>Senior Software Developer</w:t>
      </w:r>
    </w:p>
    <w:p w14:paraId="3461D779" w14:textId="77777777" w:rsidR="00D4339C" w:rsidRDefault="00EE5187" w:rsidP="4E126F94">
      <w:pPr>
        <w:spacing w:after="0" w:line="240" w:lineRule="auto"/>
        <w:jc w:val="both"/>
        <w:rPr>
          <w:rFonts w:ascii="Arial" w:eastAsia="Arial" w:hAnsi="Arial" w:cs="Arial"/>
          <w:sz w:val="20"/>
          <w:szCs w:val="20"/>
        </w:rPr>
      </w:pPr>
      <w:r w:rsidRPr="4E126F94">
        <w:rPr>
          <w:rFonts w:ascii="Arial" w:eastAsia="Arial" w:hAnsi="Arial" w:cs="Arial"/>
          <w:b/>
          <w:bCs/>
          <w:sz w:val="20"/>
          <w:szCs w:val="20"/>
        </w:rPr>
        <w:t>Description</w:t>
      </w:r>
      <w:proofErr w:type="gramStart"/>
      <w:r w:rsidRPr="4E126F94">
        <w:rPr>
          <w:rFonts w:ascii="Arial" w:eastAsia="Arial" w:hAnsi="Arial" w:cs="Arial"/>
          <w:b/>
          <w:bCs/>
          <w:sz w:val="20"/>
          <w:szCs w:val="20"/>
        </w:rPr>
        <w:t>:</w:t>
      </w:r>
      <w:r w:rsidRPr="4E126F94">
        <w:rPr>
          <w:rFonts w:ascii="Arial" w:eastAsia="Arial" w:hAnsi="Arial" w:cs="Arial"/>
          <w:sz w:val="20"/>
          <w:szCs w:val="20"/>
        </w:rPr>
        <w:t xml:space="preserve">  The</w:t>
      </w:r>
      <w:proofErr w:type="gramEnd"/>
      <w:r w:rsidRPr="4E126F94">
        <w:rPr>
          <w:rFonts w:ascii="Arial" w:eastAsia="Arial" w:hAnsi="Arial" w:cs="Arial"/>
          <w:sz w:val="20"/>
          <w:szCs w:val="20"/>
        </w:rPr>
        <w:t xml:space="preserve"> scope of this project is to develop a fully tested and proven solution for the implementation of a statewide electronic pollbook system, Voter Service and Polling Center (VSPC) that fully complies with all applicable federal and state laws and the business requirements of the state and counties.</w:t>
      </w:r>
    </w:p>
    <w:p w14:paraId="1FC39945" w14:textId="77777777" w:rsidR="00D4339C" w:rsidRDefault="00D4339C" w:rsidP="2B8B1155">
      <w:pPr>
        <w:spacing w:after="0" w:line="240" w:lineRule="auto"/>
        <w:jc w:val="both"/>
        <w:rPr>
          <w:rFonts w:ascii="Arial" w:eastAsia="Arial" w:hAnsi="Arial" w:cs="Arial"/>
          <w:color w:val="444444"/>
          <w:sz w:val="20"/>
          <w:szCs w:val="20"/>
          <w:shd w:val="clear" w:color="auto" w:fill="FFFFFF"/>
        </w:rPr>
      </w:pPr>
    </w:p>
    <w:p w14:paraId="624C388F" w14:textId="79DDC640" w:rsidR="2B8B1155" w:rsidRDefault="40FF5BAF" w:rsidP="40FF5BAF">
      <w:pPr>
        <w:spacing w:after="0" w:line="240" w:lineRule="auto"/>
        <w:ind w:left="720"/>
        <w:jc w:val="both"/>
        <w:rPr>
          <w:rFonts w:ascii="Arial" w:eastAsia="Arial" w:hAnsi="Arial" w:cs="Arial"/>
          <w:color w:val="000000" w:themeColor="text1"/>
          <w:sz w:val="20"/>
          <w:szCs w:val="20"/>
        </w:rPr>
      </w:pPr>
      <w:r w:rsidRPr="40FF5BAF">
        <w:rPr>
          <w:rFonts w:ascii="Arial" w:eastAsia="Arial" w:hAnsi="Arial" w:cs="Arial"/>
          <w:b/>
          <w:bCs/>
          <w:color w:val="000000" w:themeColor="text1"/>
          <w:sz w:val="20"/>
          <w:szCs w:val="20"/>
        </w:rPr>
        <w:t>In general, the system will:</w:t>
      </w:r>
    </w:p>
    <w:p w14:paraId="2C3C5FCE" w14:textId="62A62059" w:rsidR="2B8B1155" w:rsidRDefault="40FF5BAF" w:rsidP="40FF5BAF">
      <w:pPr>
        <w:pStyle w:val="ListParagraph"/>
        <w:numPr>
          <w:ilvl w:val="0"/>
          <w:numId w:val="13"/>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Protect the voter information of all registered citizens</w:t>
      </w:r>
    </w:p>
    <w:p w14:paraId="7CA5EECA" w14:textId="6FBD2737" w:rsidR="2B8B1155" w:rsidRDefault="40FF5BAF" w:rsidP="40FF5BAF">
      <w:pPr>
        <w:pStyle w:val="ListParagraph"/>
        <w:numPr>
          <w:ilvl w:val="0"/>
          <w:numId w:val="13"/>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Maintain the integrity of the electoral process</w:t>
      </w:r>
    </w:p>
    <w:p w14:paraId="49314EE0" w14:textId="794A2026" w:rsidR="2B8B1155" w:rsidRDefault="40FF5BAF" w:rsidP="40FF5BAF">
      <w:pPr>
        <w:pStyle w:val="ListParagraph"/>
        <w:numPr>
          <w:ilvl w:val="0"/>
          <w:numId w:val="13"/>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Enable county election officials to administer efficient, fair, and impartial elections</w:t>
      </w:r>
    </w:p>
    <w:p w14:paraId="19A547F3" w14:textId="0590F029" w:rsidR="2B8B1155" w:rsidRDefault="40FF5BAF" w:rsidP="40FF5BAF">
      <w:pPr>
        <w:pStyle w:val="ListParagraph"/>
        <w:numPr>
          <w:ilvl w:val="0"/>
          <w:numId w:val="13"/>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Provide an audit capability; and</w:t>
      </w:r>
    </w:p>
    <w:p w14:paraId="0BD49C24" w14:textId="1B04B94F" w:rsidR="2B8B1155" w:rsidRDefault="40FF5BAF" w:rsidP="40FF5BAF">
      <w:pPr>
        <w:pStyle w:val="ListParagraph"/>
        <w:numPr>
          <w:ilvl w:val="0"/>
          <w:numId w:val="13"/>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Establish stronger coordination inherent in a statewide system</w:t>
      </w:r>
    </w:p>
    <w:p w14:paraId="4385CEBC" w14:textId="2488291F" w:rsidR="2B8B1155" w:rsidRDefault="40FF5BAF" w:rsidP="40FF5BAF">
      <w:pPr>
        <w:spacing w:after="200" w:line="276" w:lineRule="auto"/>
        <w:rPr>
          <w:rFonts w:ascii="Arial" w:eastAsia="Arial" w:hAnsi="Arial" w:cs="Arial"/>
          <w:color w:val="000000" w:themeColor="text1"/>
          <w:sz w:val="20"/>
          <w:szCs w:val="20"/>
        </w:rPr>
      </w:pPr>
      <w:r w:rsidRPr="40FF5BAF">
        <w:rPr>
          <w:rFonts w:ascii="Arial" w:eastAsia="Arial" w:hAnsi="Arial" w:cs="Arial"/>
          <w:b/>
          <w:bCs/>
          <w:color w:val="000000" w:themeColor="text1"/>
          <w:sz w:val="20"/>
          <w:szCs w:val="20"/>
        </w:rPr>
        <w:t>Responsibilities:</w:t>
      </w:r>
    </w:p>
    <w:p w14:paraId="6DF8EBBD" w14:textId="427DB641" w:rsidR="2B8B1155" w:rsidRDefault="40FF5BAF" w:rsidP="40FF5BAF">
      <w:pPr>
        <w:pStyle w:val="ListParagraph"/>
        <w:numPr>
          <w:ilvl w:val="0"/>
          <w:numId w:val="8"/>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 xml:space="preserve">Played the role of Senior ASP.NET Developer for this project. </w:t>
      </w:r>
    </w:p>
    <w:p w14:paraId="68E3D25E" w14:textId="6C379788" w:rsidR="2B8B1155" w:rsidRDefault="40FF5BAF" w:rsidP="40FF5BAF">
      <w:pPr>
        <w:pStyle w:val="ListParagraph"/>
        <w:numPr>
          <w:ilvl w:val="0"/>
          <w:numId w:val="8"/>
        </w:numPr>
        <w:spacing w:after="0" w:line="240" w:lineRule="auto"/>
        <w:rPr>
          <w:rFonts w:ascii="Arial" w:eastAsia="Arial" w:hAnsi="Arial" w:cs="Arial"/>
          <w:color w:val="000000" w:themeColor="text1"/>
          <w:sz w:val="20"/>
          <w:szCs w:val="20"/>
        </w:rPr>
      </w:pPr>
      <w:r w:rsidRPr="40FF5BAF">
        <w:rPr>
          <w:rFonts w:ascii="Arial" w:eastAsia="Arial" w:hAnsi="Arial" w:cs="Arial"/>
          <w:color w:val="000000" w:themeColor="text1"/>
          <w:sz w:val="20"/>
          <w:szCs w:val="20"/>
        </w:rPr>
        <w:t>Technologies used in the project are ASP.NET MVC 5, Twitter Bootstrap, C#, WCF, LINQ, Enterprise Library 5, jQuery, HTML 5, CSS, SQL Server 2008, Visual Studio 2013</w:t>
      </w:r>
    </w:p>
    <w:p w14:paraId="6C6DA667" w14:textId="7785364A" w:rsidR="2B8B1155" w:rsidRDefault="40FF5BAF" w:rsidP="40FF5BAF">
      <w:pPr>
        <w:pStyle w:val="ListParagraph"/>
        <w:numPr>
          <w:ilvl w:val="0"/>
          <w:numId w:val="8"/>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Involved in designing and developing some complex modules for the new VSPC Application.</w:t>
      </w:r>
    </w:p>
    <w:p w14:paraId="7269BA67" w14:textId="38C0808C" w:rsidR="2B8B1155" w:rsidRDefault="40FF5BAF" w:rsidP="40FF5BAF">
      <w:pPr>
        <w:pStyle w:val="ListParagraph"/>
        <w:numPr>
          <w:ilvl w:val="0"/>
          <w:numId w:val="5"/>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Designed and developed WCF Web Services and configured WCF Services with appropriate endpoints.</w:t>
      </w:r>
    </w:p>
    <w:p w14:paraId="213FB08C" w14:textId="23648A6F" w:rsidR="2B8B1155" w:rsidRDefault="40FF5BAF" w:rsidP="40FF5BAF">
      <w:pPr>
        <w:pStyle w:val="ListParagraph"/>
        <w:numPr>
          <w:ilvl w:val="0"/>
          <w:numId w:val="5"/>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Designed and developed complex MVC functionalities across multiple tiers right from front end to database layer.</w:t>
      </w:r>
    </w:p>
    <w:p w14:paraId="38B776A9" w14:textId="159FEFBB" w:rsidR="2B8B1155" w:rsidRDefault="40FF5BAF" w:rsidP="40FF5BAF">
      <w:pPr>
        <w:pStyle w:val="ListParagraph"/>
        <w:numPr>
          <w:ilvl w:val="0"/>
          <w:numId w:val="5"/>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Derived unit testing and contribute to the Software QA process</w:t>
      </w:r>
    </w:p>
    <w:p w14:paraId="7ACEE45B" w14:textId="492EA91A" w:rsidR="2B8B1155" w:rsidRDefault="40FF5BAF" w:rsidP="40FF5BAF">
      <w:pPr>
        <w:pStyle w:val="ListParagraph"/>
        <w:numPr>
          <w:ilvl w:val="0"/>
          <w:numId w:val="5"/>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Implemented source control using Visual Studio 10 TFS.</w:t>
      </w:r>
    </w:p>
    <w:p w14:paraId="0C66E24B" w14:textId="16D5E4AE" w:rsidR="2B8B1155" w:rsidRDefault="40FF5BAF" w:rsidP="40FF5BAF">
      <w:pPr>
        <w:pStyle w:val="ListParagraph"/>
        <w:numPr>
          <w:ilvl w:val="0"/>
          <w:numId w:val="5"/>
        </w:numPr>
        <w:spacing w:after="0" w:line="240" w:lineRule="auto"/>
        <w:jc w:val="both"/>
        <w:rPr>
          <w:rFonts w:ascii="Arial" w:eastAsia="Arial" w:hAnsi="Arial" w:cs="Arial"/>
          <w:color w:val="000000" w:themeColor="text1"/>
          <w:sz w:val="20"/>
          <w:szCs w:val="20"/>
        </w:rPr>
      </w:pPr>
      <w:r w:rsidRPr="40FF5BAF">
        <w:rPr>
          <w:rFonts w:ascii="Arial" w:eastAsia="Arial" w:hAnsi="Arial" w:cs="Arial"/>
          <w:color w:val="000000" w:themeColor="text1"/>
          <w:sz w:val="20"/>
          <w:szCs w:val="20"/>
        </w:rPr>
        <w:t>Participated in System Documentation and Code Documentation.</w:t>
      </w:r>
    </w:p>
    <w:p w14:paraId="32C2D061" w14:textId="6640D321" w:rsidR="2B8B1155" w:rsidRDefault="2B8B1155" w:rsidP="40FF5BAF">
      <w:pPr>
        <w:spacing w:after="0" w:line="100" w:lineRule="atLeast"/>
        <w:jc w:val="both"/>
        <w:rPr>
          <w:rFonts w:ascii="Arial" w:eastAsia="Arial" w:hAnsi="Arial" w:cs="Arial"/>
          <w:color w:val="000000" w:themeColor="text1"/>
          <w:sz w:val="20"/>
          <w:szCs w:val="20"/>
        </w:rPr>
      </w:pPr>
    </w:p>
    <w:p w14:paraId="4F6B5A87" w14:textId="60E95647" w:rsidR="2B8B1155" w:rsidRDefault="40FF5BAF" w:rsidP="40FF5BAF">
      <w:pPr>
        <w:pStyle w:val="NoSpacing"/>
        <w:jc w:val="both"/>
        <w:rPr>
          <w:rFonts w:ascii="Arial" w:eastAsia="Arial" w:hAnsi="Arial" w:cs="Arial"/>
          <w:color w:val="000000" w:themeColor="text1"/>
          <w:sz w:val="20"/>
          <w:szCs w:val="20"/>
        </w:rPr>
      </w:pPr>
      <w:r w:rsidRPr="40FF5BAF">
        <w:rPr>
          <w:rFonts w:ascii="Arial" w:eastAsia="Arial" w:hAnsi="Arial" w:cs="Arial"/>
          <w:b/>
          <w:bCs/>
          <w:color w:val="000000" w:themeColor="text1"/>
          <w:sz w:val="20"/>
          <w:szCs w:val="20"/>
        </w:rPr>
        <w:t>Environment:</w:t>
      </w:r>
      <w:r w:rsidRPr="40FF5BAF">
        <w:rPr>
          <w:rFonts w:ascii="Arial" w:eastAsia="Arial" w:hAnsi="Arial" w:cs="Arial"/>
          <w:color w:val="000000" w:themeColor="text1"/>
          <w:sz w:val="20"/>
          <w:szCs w:val="20"/>
        </w:rPr>
        <w:t xml:space="preserve"> C#, ASP.NET MVC 5, ASP.NET Web </w:t>
      </w:r>
      <w:proofErr w:type="gramStart"/>
      <w:r w:rsidRPr="40FF5BAF">
        <w:rPr>
          <w:rFonts w:ascii="Arial" w:eastAsia="Arial" w:hAnsi="Arial" w:cs="Arial"/>
          <w:color w:val="000000" w:themeColor="text1"/>
          <w:sz w:val="20"/>
          <w:szCs w:val="20"/>
        </w:rPr>
        <w:t>API,  ASP.NET</w:t>
      </w:r>
      <w:proofErr w:type="gramEnd"/>
      <w:r w:rsidRPr="40FF5BAF">
        <w:rPr>
          <w:rFonts w:ascii="Arial" w:eastAsia="Arial" w:hAnsi="Arial" w:cs="Arial"/>
          <w:color w:val="000000" w:themeColor="text1"/>
          <w:sz w:val="20"/>
          <w:szCs w:val="20"/>
        </w:rPr>
        <w:t xml:space="preserve"> 3.5, WCF, LINQ, </w:t>
      </w:r>
      <w:proofErr w:type="spellStart"/>
      <w:r w:rsidRPr="40FF5BAF">
        <w:rPr>
          <w:rFonts w:ascii="Arial" w:eastAsia="Arial" w:hAnsi="Arial" w:cs="Arial"/>
          <w:color w:val="000000" w:themeColor="text1"/>
          <w:sz w:val="20"/>
          <w:szCs w:val="20"/>
        </w:rPr>
        <w:t>JQuery</w:t>
      </w:r>
      <w:proofErr w:type="spellEnd"/>
      <w:r w:rsidRPr="40FF5BAF">
        <w:rPr>
          <w:rFonts w:ascii="Arial" w:eastAsia="Arial" w:hAnsi="Arial" w:cs="Arial"/>
          <w:color w:val="000000" w:themeColor="text1"/>
          <w:sz w:val="20"/>
          <w:szCs w:val="20"/>
        </w:rPr>
        <w:t xml:space="preserve">, </w:t>
      </w:r>
      <w:proofErr w:type="spellStart"/>
      <w:r w:rsidRPr="40FF5BAF">
        <w:rPr>
          <w:rFonts w:ascii="Arial" w:eastAsia="Arial" w:hAnsi="Arial" w:cs="Arial"/>
          <w:color w:val="000000" w:themeColor="text1"/>
          <w:sz w:val="20"/>
          <w:szCs w:val="20"/>
        </w:rPr>
        <w:t>BootStrap</w:t>
      </w:r>
      <w:proofErr w:type="spellEnd"/>
      <w:r w:rsidRPr="40FF5BAF">
        <w:rPr>
          <w:rFonts w:ascii="Arial" w:eastAsia="Arial" w:hAnsi="Arial" w:cs="Arial"/>
          <w:color w:val="000000" w:themeColor="text1"/>
          <w:sz w:val="20"/>
          <w:szCs w:val="20"/>
        </w:rPr>
        <w:t xml:space="preserve"> 3.0, CSS, HTML 5, Enterprise Library 5.0, SQL Server 2008, Visual Studio 2013, TFS, IIS 8.5, Windows 2012 Server</w:t>
      </w:r>
      <w:r w:rsidR="009D6FC3">
        <w:rPr>
          <w:rFonts w:ascii="Arial" w:eastAsia="Arial" w:hAnsi="Arial" w:cs="Arial"/>
          <w:color w:val="000000" w:themeColor="text1"/>
          <w:sz w:val="20"/>
          <w:szCs w:val="20"/>
        </w:rPr>
        <w:t>, XSLT, XML, XSD</w:t>
      </w:r>
    </w:p>
    <w:p w14:paraId="098E8F4F" w14:textId="0DC9637D" w:rsidR="2B8B1155" w:rsidRDefault="2B8B1155" w:rsidP="40FF5BAF">
      <w:pPr>
        <w:spacing w:after="0" w:line="240" w:lineRule="auto"/>
        <w:jc w:val="both"/>
        <w:rPr>
          <w:rFonts w:ascii="Arial" w:eastAsia="Arial" w:hAnsi="Arial" w:cs="Arial"/>
          <w:color w:val="444444"/>
          <w:sz w:val="20"/>
          <w:szCs w:val="20"/>
        </w:rPr>
      </w:pPr>
    </w:p>
    <w:p w14:paraId="0562CB0E" w14:textId="77777777" w:rsidR="00D4339C" w:rsidRDefault="00D4339C">
      <w:pPr>
        <w:spacing w:after="0" w:line="240" w:lineRule="auto"/>
        <w:jc w:val="both"/>
        <w:rPr>
          <w:rFonts w:ascii="Arial" w:eastAsia="Arial" w:hAnsi="Arial" w:cs="Arial"/>
          <w:color w:val="444444"/>
          <w:sz w:val="20"/>
          <w:shd w:val="clear" w:color="auto" w:fill="FFFFFF"/>
        </w:rPr>
      </w:pPr>
    </w:p>
    <w:p w14:paraId="1181F61B" w14:textId="1A1603FC" w:rsidR="00D4339C" w:rsidRDefault="00EE5187" w:rsidP="4E126F94">
      <w:pPr>
        <w:spacing w:after="0" w:line="240" w:lineRule="auto"/>
        <w:jc w:val="both"/>
        <w:rPr>
          <w:rFonts w:ascii="Arial" w:eastAsia="Arial" w:hAnsi="Arial" w:cs="Arial"/>
          <w:b/>
          <w:bCs/>
          <w:sz w:val="20"/>
          <w:szCs w:val="20"/>
        </w:rPr>
      </w:pPr>
      <w:r w:rsidRPr="4E126F94">
        <w:rPr>
          <w:rFonts w:ascii="Arial" w:eastAsia="Arial" w:hAnsi="Arial" w:cs="Arial"/>
          <w:b/>
          <w:bCs/>
          <w:sz w:val="20"/>
          <w:szCs w:val="20"/>
        </w:rPr>
        <w:t xml:space="preserve">Experian, Denver, CO                                                                                            </w:t>
      </w:r>
      <w:r>
        <w:rPr>
          <w:rFonts w:ascii="Arial" w:eastAsia="Arial" w:hAnsi="Arial" w:cs="Arial"/>
          <w:b/>
          <w:sz w:val="20"/>
        </w:rPr>
        <w:tab/>
      </w:r>
      <w:r w:rsidRPr="4E126F94">
        <w:rPr>
          <w:rFonts w:ascii="Arial" w:eastAsia="Arial" w:hAnsi="Arial" w:cs="Arial"/>
          <w:b/>
          <w:bCs/>
          <w:sz w:val="20"/>
          <w:szCs w:val="20"/>
        </w:rPr>
        <w:t xml:space="preserve">                 </w:t>
      </w:r>
    </w:p>
    <w:p w14:paraId="627E5B07" w14:textId="77777777" w:rsidR="00D4339C" w:rsidRDefault="00EE5187" w:rsidP="4E126F94">
      <w:pPr>
        <w:spacing w:after="0" w:line="240" w:lineRule="auto"/>
        <w:jc w:val="both"/>
        <w:rPr>
          <w:rFonts w:ascii="Arial" w:eastAsia="Arial" w:hAnsi="Arial" w:cs="Arial"/>
          <w:b/>
          <w:bCs/>
          <w:sz w:val="20"/>
          <w:szCs w:val="20"/>
        </w:rPr>
      </w:pPr>
      <w:r w:rsidRPr="4E126F94">
        <w:rPr>
          <w:rFonts w:ascii="Arial" w:eastAsia="Arial" w:hAnsi="Arial" w:cs="Arial"/>
          <w:b/>
          <w:bCs/>
          <w:sz w:val="20"/>
          <w:szCs w:val="20"/>
        </w:rPr>
        <w:lastRenderedPageBreak/>
        <w:t>Sep 2013 to Mar 2014</w:t>
      </w:r>
    </w:p>
    <w:p w14:paraId="16D5E9C0" w14:textId="77777777" w:rsidR="00D4339C" w:rsidRDefault="00EE5187">
      <w:pPr>
        <w:spacing w:after="200" w:line="276" w:lineRule="auto"/>
        <w:rPr>
          <w:rFonts w:ascii="Arial" w:eastAsia="Arial" w:hAnsi="Arial" w:cs="Arial"/>
          <w:b/>
          <w:sz w:val="20"/>
        </w:rPr>
      </w:pPr>
      <w:r>
        <w:rPr>
          <w:rFonts w:ascii="Arial" w:eastAsia="Arial" w:hAnsi="Arial" w:cs="Arial"/>
          <w:b/>
          <w:sz w:val="20"/>
        </w:rPr>
        <w:t>Senior Software Developer</w:t>
      </w:r>
    </w:p>
    <w:p w14:paraId="4B98F4E9" w14:textId="098FDD8C" w:rsidR="00D4339C" w:rsidRDefault="00EE5187">
      <w:pPr>
        <w:spacing w:after="0" w:line="240" w:lineRule="auto"/>
        <w:jc w:val="both"/>
        <w:rPr>
          <w:rFonts w:ascii="Arial" w:eastAsia="Arial" w:hAnsi="Arial" w:cs="Arial"/>
          <w:sz w:val="20"/>
        </w:rPr>
      </w:pPr>
      <w:r>
        <w:rPr>
          <w:rFonts w:ascii="Arial" w:eastAsia="Arial" w:hAnsi="Arial" w:cs="Arial"/>
          <w:b/>
          <w:sz w:val="20"/>
        </w:rPr>
        <w:t>Description</w:t>
      </w:r>
      <w:proofErr w:type="gramStart"/>
      <w:r>
        <w:rPr>
          <w:rFonts w:ascii="Arial" w:eastAsia="Arial" w:hAnsi="Arial" w:cs="Arial"/>
          <w:b/>
          <w:sz w:val="20"/>
        </w:rPr>
        <w:t>:</w:t>
      </w:r>
      <w:r>
        <w:rPr>
          <w:rFonts w:ascii="Arial" w:eastAsia="Arial" w:hAnsi="Arial" w:cs="Arial"/>
          <w:sz w:val="20"/>
        </w:rPr>
        <w:t xml:space="preserve">  Public</w:t>
      </w:r>
      <w:proofErr w:type="gramEnd"/>
      <w:r>
        <w:rPr>
          <w:rFonts w:ascii="Arial" w:eastAsia="Arial" w:hAnsi="Arial" w:cs="Arial"/>
          <w:sz w:val="20"/>
        </w:rPr>
        <w:t xml:space="preserve"> Pages Re-design (PPR) and Member Pages Re-design (MPR). This project involved </w:t>
      </w:r>
      <w:r w:rsidR="009D3F86">
        <w:rPr>
          <w:rFonts w:ascii="Arial" w:eastAsia="Arial" w:hAnsi="Arial" w:cs="Arial"/>
          <w:sz w:val="20"/>
        </w:rPr>
        <w:t>redesigning</w:t>
      </w:r>
      <w:r>
        <w:rPr>
          <w:rFonts w:ascii="Arial" w:eastAsia="Arial" w:hAnsi="Arial" w:cs="Arial"/>
          <w:sz w:val="20"/>
        </w:rPr>
        <w:t xml:space="preserve"> existing .NET 1.1 applications into .NET 4.0 MVC 3 applications by adding </w:t>
      </w:r>
      <w:proofErr w:type="gramStart"/>
      <w:r>
        <w:rPr>
          <w:rFonts w:ascii="Arial" w:eastAsia="Arial" w:hAnsi="Arial" w:cs="Arial"/>
          <w:sz w:val="20"/>
        </w:rPr>
        <w:t>lot</w:t>
      </w:r>
      <w:proofErr w:type="gramEnd"/>
      <w:r>
        <w:rPr>
          <w:rFonts w:ascii="Arial" w:eastAsia="Arial" w:hAnsi="Arial" w:cs="Arial"/>
          <w:sz w:val="20"/>
        </w:rPr>
        <w:t xml:space="preserve"> of new functionalities. </w:t>
      </w:r>
    </w:p>
    <w:p w14:paraId="5E9B6F28" w14:textId="22166ADD" w:rsidR="00D4339C" w:rsidRDefault="00EE5187">
      <w:pPr>
        <w:spacing w:after="0" w:line="240" w:lineRule="auto"/>
        <w:jc w:val="both"/>
        <w:rPr>
          <w:rFonts w:ascii="Arial" w:eastAsia="Arial" w:hAnsi="Arial" w:cs="Arial"/>
          <w:sz w:val="20"/>
        </w:rPr>
      </w:pPr>
      <w:r>
        <w:rPr>
          <w:rFonts w:ascii="Arial" w:eastAsia="Arial" w:hAnsi="Arial" w:cs="Arial"/>
          <w:sz w:val="20"/>
        </w:rPr>
        <w:t xml:space="preserve">The Website (Crediexpert.co.uk) serves </w:t>
      </w:r>
      <w:proofErr w:type="gramStart"/>
      <w:r>
        <w:rPr>
          <w:rFonts w:ascii="Arial" w:eastAsia="Arial" w:hAnsi="Arial" w:cs="Arial"/>
          <w:sz w:val="20"/>
        </w:rPr>
        <w:t>the UK</w:t>
      </w:r>
      <w:proofErr w:type="gramEnd"/>
      <w:r>
        <w:rPr>
          <w:rFonts w:ascii="Arial" w:eastAsia="Arial" w:hAnsi="Arial" w:cs="Arial"/>
          <w:sz w:val="20"/>
        </w:rPr>
        <w:t xml:space="preserve"> customers by providing </w:t>
      </w:r>
      <w:r w:rsidR="009D3F86">
        <w:rPr>
          <w:rFonts w:ascii="Arial" w:eastAsia="Arial" w:hAnsi="Arial" w:cs="Arial"/>
          <w:sz w:val="20"/>
        </w:rPr>
        <w:t>them with</w:t>
      </w:r>
      <w:r>
        <w:rPr>
          <w:rFonts w:ascii="Arial" w:eastAsia="Arial" w:hAnsi="Arial" w:cs="Arial"/>
          <w:sz w:val="20"/>
        </w:rPr>
        <w:t xml:space="preserve"> Credit Scores and Reports.</w:t>
      </w:r>
    </w:p>
    <w:p w14:paraId="34CE0A41" w14:textId="77777777" w:rsidR="00D4339C" w:rsidRDefault="00D4339C">
      <w:pPr>
        <w:spacing w:after="0" w:line="240" w:lineRule="auto"/>
        <w:jc w:val="both"/>
        <w:rPr>
          <w:rFonts w:ascii="Arial" w:eastAsia="Arial" w:hAnsi="Arial" w:cs="Arial"/>
          <w:sz w:val="20"/>
        </w:rPr>
      </w:pPr>
    </w:p>
    <w:p w14:paraId="2946DB82" w14:textId="77777777" w:rsidR="00D4339C" w:rsidRDefault="00D4339C">
      <w:pPr>
        <w:tabs>
          <w:tab w:val="left" w:pos="0"/>
        </w:tabs>
        <w:suppressAutoHyphens/>
        <w:spacing w:after="0" w:line="240" w:lineRule="auto"/>
        <w:jc w:val="both"/>
        <w:rPr>
          <w:rFonts w:ascii="Arial" w:eastAsia="Arial" w:hAnsi="Arial" w:cs="Arial"/>
          <w:sz w:val="20"/>
        </w:rPr>
      </w:pPr>
    </w:p>
    <w:p w14:paraId="5997CC1D" w14:textId="77777777" w:rsidR="00D4339C" w:rsidRDefault="00D4339C">
      <w:pPr>
        <w:spacing w:after="0" w:line="240" w:lineRule="auto"/>
        <w:jc w:val="both"/>
        <w:rPr>
          <w:rFonts w:ascii="Arial" w:eastAsia="Arial" w:hAnsi="Arial" w:cs="Arial"/>
          <w:b/>
          <w:sz w:val="20"/>
        </w:rPr>
      </w:pPr>
    </w:p>
    <w:p w14:paraId="6A5DBD3B"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American Express,</w:t>
      </w:r>
    </w:p>
    <w:p w14:paraId="3D666D40"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 xml:space="preserve">Phoenix, AZ                                                                                                        </w:t>
      </w:r>
    </w:p>
    <w:p w14:paraId="1DC8E5FE"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Sep 2012 – Aug 2013</w:t>
      </w:r>
    </w:p>
    <w:p w14:paraId="0B3B23E0" w14:textId="77777777" w:rsidR="00D4339C" w:rsidRDefault="00EE5187">
      <w:pPr>
        <w:spacing w:after="200" w:line="276" w:lineRule="auto"/>
        <w:rPr>
          <w:rFonts w:ascii="Arial" w:eastAsia="Arial" w:hAnsi="Arial" w:cs="Arial"/>
          <w:b/>
          <w:sz w:val="20"/>
        </w:rPr>
      </w:pPr>
      <w:r>
        <w:rPr>
          <w:rFonts w:ascii="Arial" w:eastAsia="Arial" w:hAnsi="Arial" w:cs="Arial"/>
          <w:b/>
          <w:sz w:val="20"/>
        </w:rPr>
        <w:t>Technical Lead</w:t>
      </w:r>
    </w:p>
    <w:p w14:paraId="5AB5495A" w14:textId="0AD2CDEC" w:rsidR="00D4339C" w:rsidRDefault="00EE5187">
      <w:pPr>
        <w:spacing w:after="200" w:line="276" w:lineRule="auto"/>
        <w:rPr>
          <w:rFonts w:ascii="Arial" w:eastAsia="Arial" w:hAnsi="Arial" w:cs="Arial"/>
          <w:sz w:val="20"/>
        </w:rPr>
      </w:pPr>
      <w:r w:rsidRPr="4E126F94">
        <w:rPr>
          <w:rFonts w:ascii="Arial" w:eastAsia="Arial" w:hAnsi="Arial" w:cs="Arial"/>
          <w:b/>
          <w:bCs/>
          <w:sz w:val="20"/>
          <w:szCs w:val="20"/>
        </w:rPr>
        <w:t>Description</w:t>
      </w:r>
      <w:proofErr w:type="gramStart"/>
      <w:r w:rsidRPr="4E126F94">
        <w:rPr>
          <w:rFonts w:ascii="Arial" w:eastAsia="Arial" w:hAnsi="Arial" w:cs="Arial"/>
          <w:b/>
          <w:bCs/>
          <w:sz w:val="20"/>
          <w:szCs w:val="20"/>
        </w:rPr>
        <w:t>:</w:t>
      </w:r>
      <w:r w:rsidRPr="4E126F94">
        <w:rPr>
          <w:rFonts w:ascii="Arial" w:eastAsia="Arial" w:hAnsi="Arial" w:cs="Arial"/>
          <w:sz w:val="20"/>
          <w:szCs w:val="20"/>
        </w:rPr>
        <w:t xml:space="preserve">  Global</w:t>
      </w:r>
      <w:proofErr w:type="gramEnd"/>
      <w:r w:rsidRPr="4E126F94">
        <w:rPr>
          <w:rFonts w:ascii="Arial" w:eastAsia="Arial" w:hAnsi="Arial" w:cs="Arial"/>
          <w:sz w:val="20"/>
          <w:szCs w:val="20"/>
        </w:rPr>
        <w:t xml:space="preserve"> Sanctions project as part of Finance, Corporate and Compliance Technologies domain. The project involved providing various kinds of Sanctions screening as mandated by OFAC, Patriot Act </w:t>
      </w:r>
      <w:r w:rsidR="009D3F86" w:rsidRPr="4E126F94">
        <w:rPr>
          <w:rFonts w:ascii="Arial" w:eastAsia="Arial" w:hAnsi="Arial" w:cs="Arial"/>
          <w:sz w:val="20"/>
          <w:szCs w:val="20"/>
        </w:rPr>
        <w:t>etc.</w:t>
      </w:r>
      <w:r w:rsidRPr="4E126F94">
        <w:rPr>
          <w:rFonts w:ascii="Arial" w:eastAsia="Arial" w:hAnsi="Arial" w:cs="Arial"/>
          <w:sz w:val="20"/>
          <w:szCs w:val="20"/>
        </w:rPr>
        <w:t xml:space="preserve"> of Customer details and transactions of American Express card holders and other vendors.</w:t>
      </w:r>
    </w:p>
    <w:p w14:paraId="6B699379" w14:textId="77777777" w:rsidR="00D4339C" w:rsidRDefault="00D4339C">
      <w:pPr>
        <w:spacing w:after="0" w:line="240" w:lineRule="auto"/>
        <w:jc w:val="both"/>
        <w:rPr>
          <w:rFonts w:ascii="Arial" w:eastAsia="Arial" w:hAnsi="Arial" w:cs="Arial"/>
          <w:b/>
          <w:sz w:val="20"/>
        </w:rPr>
      </w:pPr>
    </w:p>
    <w:p w14:paraId="3FE9F23F" w14:textId="77777777" w:rsidR="00D4339C" w:rsidRDefault="00D4339C">
      <w:pPr>
        <w:spacing w:after="0" w:line="240" w:lineRule="auto"/>
        <w:jc w:val="both"/>
        <w:rPr>
          <w:rFonts w:ascii="Arial" w:eastAsia="Arial" w:hAnsi="Arial" w:cs="Arial"/>
          <w:b/>
          <w:sz w:val="20"/>
        </w:rPr>
      </w:pPr>
    </w:p>
    <w:p w14:paraId="19452364"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 xml:space="preserve">Bank of America, </w:t>
      </w:r>
    </w:p>
    <w:p w14:paraId="1823A632"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 xml:space="preserve">Simi Valley, CA                                                                                            </w:t>
      </w:r>
    </w:p>
    <w:p w14:paraId="4B3B2255"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Nov 2011 –Sep 2012</w:t>
      </w:r>
    </w:p>
    <w:p w14:paraId="5FBB7C3B" w14:textId="77777777" w:rsidR="00D4339C" w:rsidRDefault="00EE5187">
      <w:pPr>
        <w:spacing w:after="200" w:line="276" w:lineRule="auto"/>
        <w:rPr>
          <w:rFonts w:ascii="Arial" w:eastAsia="Arial" w:hAnsi="Arial" w:cs="Arial"/>
          <w:b/>
          <w:sz w:val="20"/>
        </w:rPr>
      </w:pPr>
      <w:r>
        <w:rPr>
          <w:rFonts w:ascii="Arial" w:eastAsia="Arial" w:hAnsi="Arial" w:cs="Arial"/>
          <w:b/>
          <w:sz w:val="20"/>
        </w:rPr>
        <w:t xml:space="preserve">Dev </w:t>
      </w:r>
      <w:proofErr w:type="gramStart"/>
      <w:r>
        <w:rPr>
          <w:rFonts w:ascii="Arial" w:eastAsia="Arial" w:hAnsi="Arial" w:cs="Arial"/>
          <w:b/>
          <w:sz w:val="20"/>
        </w:rPr>
        <w:t>Lead</w:t>
      </w:r>
      <w:proofErr w:type="gramEnd"/>
      <w:r>
        <w:rPr>
          <w:rFonts w:ascii="Arial" w:eastAsia="Arial" w:hAnsi="Arial" w:cs="Arial"/>
          <w:b/>
          <w:sz w:val="20"/>
        </w:rPr>
        <w:t xml:space="preserve"> and System Analyst</w:t>
      </w:r>
    </w:p>
    <w:p w14:paraId="705ED57A" w14:textId="55F253D3" w:rsidR="00D4339C" w:rsidRDefault="00EE5187">
      <w:pPr>
        <w:spacing w:after="200" w:line="276" w:lineRule="auto"/>
        <w:rPr>
          <w:rFonts w:ascii="Arial" w:eastAsia="Arial" w:hAnsi="Arial" w:cs="Arial"/>
          <w:sz w:val="20"/>
        </w:rPr>
      </w:pPr>
      <w:r w:rsidRPr="4E126F94">
        <w:rPr>
          <w:rFonts w:ascii="Arial" w:eastAsia="Arial" w:hAnsi="Arial" w:cs="Arial"/>
          <w:b/>
          <w:bCs/>
          <w:sz w:val="20"/>
          <w:szCs w:val="20"/>
        </w:rPr>
        <w:t>Description</w:t>
      </w:r>
      <w:proofErr w:type="gramStart"/>
      <w:r w:rsidRPr="4E126F94">
        <w:rPr>
          <w:rFonts w:ascii="Arial" w:eastAsia="Arial" w:hAnsi="Arial" w:cs="Arial"/>
          <w:b/>
          <w:bCs/>
          <w:sz w:val="20"/>
          <w:szCs w:val="20"/>
        </w:rPr>
        <w:t>:</w:t>
      </w:r>
      <w:r w:rsidRPr="4E126F94">
        <w:rPr>
          <w:rFonts w:ascii="Arial" w:eastAsia="Arial" w:hAnsi="Arial" w:cs="Arial"/>
          <w:sz w:val="20"/>
          <w:szCs w:val="20"/>
        </w:rPr>
        <w:t xml:space="preserve">  This</w:t>
      </w:r>
      <w:proofErr w:type="gramEnd"/>
      <w:r w:rsidRPr="4E126F94">
        <w:rPr>
          <w:rFonts w:ascii="Arial" w:eastAsia="Arial" w:hAnsi="Arial" w:cs="Arial"/>
          <w:sz w:val="20"/>
          <w:szCs w:val="20"/>
        </w:rPr>
        <w:t xml:space="preserve"> is basically a DOJ (Department of Justice) project </w:t>
      </w:r>
      <w:r w:rsidR="009D3F86" w:rsidRPr="4E126F94">
        <w:rPr>
          <w:rFonts w:ascii="Arial" w:eastAsia="Arial" w:hAnsi="Arial" w:cs="Arial"/>
          <w:sz w:val="20"/>
          <w:szCs w:val="20"/>
        </w:rPr>
        <w:t>where</w:t>
      </w:r>
      <w:r w:rsidRPr="4E126F94">
        <w:rPr>
          <w:rFonts w:ascii="Arial" w:eastAsia="Arial" w:hAnsi="Arial" w:cs="Arial"/>
          <w:sz w:val="20"/>
          <w:szCs w:val="20"/>
        </w:rPr>
        <w:t xml:space="preserve"> the bank needs to generate PPFN (Post Petition Fee notice) and CURE reports and file them in court through attorneys for compliance purpose. This project handles all the loans which </w:t>
      </w:r>
      <w:proofErr w:type="gramStart"/>
      <w:r w:rsidRPr="4E126F94">
        <w:rPr>
          <w:rFonts w:ascii="Arial" w:eastAsia="Arial" w:hAnsi="Arial" w:cs="Arial"/>
          <w:sz w:val="20"/>
          <w:szCs w:val="20"/>
        </w:rPr>
        <w:t>are in</w:t>
      </w:r>
      <w:proofErr w:type="gramEnd"/>
      <w:r w:rsidRPr="4E126F94">
        <w:rPr>
          <w:rFonts w:ascii="Arial" w:eastAsia="Arial" w:hAnsi="Arial" w:cs="Arial"/>
          <w:sz w:val="20"/>
          <w:szCs w:val="20"/>
        </w:rPr>
        <w:t xml:space="preserve"> bankruptcy and </w:t>
      </w:r>
      <w:r w:rsidR="009D3F86" w:rsidRPr="4E126F94">
        <w:rPr>
          <w:rFonts w:ascii="Arial" w:eastAsia="Arial" w:hAnsi="Arial" w:cs="Arial"/>
          <w:sz w:val="20"/>
          <w:szCs w:val="20"/>
        </w:rPr>
        <w:t>enables</w:t>
      </w:r>
      <w:r w:rsidRPr="4E126F94">
        <w:rPr>
          <w:rFonts w:ascii="Arial" w:eastAsia="Arial" w:hAnsi="Arial" w:cs="Arial"/>
          <w:sz w:val="20"/>
          <w:szCs w:val="20"/>
        </w:rPr>
        <w:t xml:space="preserve"> users to generate PPFN and CURE reports for the various expenses incurred by the bank.</w:t>
      </w:r>
    </w:p>
    <w:p w14:paraId="08CE6F91" w14:textId="77777777" w:rsidR="00D4339C" w:rsidRDefault="00D4339C">
      <w:pPr>
        <w:spacing w:after="0" w:line="240" w:lineRule="auto"/>
        <w:jc w:val="both"/>
        <w:rPr>
          <w:rFonts w:ascii="Arial" w:eastAsia="Arial" w:hAnsi="Arial" w:cs="Arial"/>
          <w:color w:val="444444"/>
          <w:sz w:val="20"/>
          <w:shd w:val="clear" w:color="auto" w:fill="FFFFFF"/>
        </w:rPr>
      </w:pPr>
    </w:p>
    <w:p w14:paraId="61CDCEAD" w14:textId="77777777" w:rsidR="00D4339C" w:rsidRDefault="00D4339C">
      <w:pPr>
        <w:spacing w:after="0" w:line="240" w:lineRule="auto"/>
        <w:jc w:val="both"/>
        <w:rPr>
          <w:rFonts w:ascii="Arial" w:eastAsia="Arial" w:hAnsi="Arial" w:cs="Arial"/>
          <w:color w:val="444444"/>
          <w:sz w:val="20"/>
          <w:shd w:val="clear" w:color="auto" w:fill="FFFFFF"/>
        </w:rPr>
      </w:pPr>
    </w:p>
    <w:p w14:paraId="0FDA2547" w14:textId="77777777" w:rsidR="00D4339C" w:rsidRDefault="00EE5187">
      <w:pPr>
        <w:spacing w:after="0" w:line="240" w:lineRule="auto"/>
        <w:jc w:val="both"/>
        <w:rPr>
          <w:rFonts w:ascii="Arial" w:eastAsia="Arial" w:hAnsi="Arial" w:cs="Arial"/>
          <w:b/>
          <w:color w:val="000000"/>
          <w:sz w:val="20"/>
          <w:shd w:val="clear" w:color="auto" w:fill="FFFFFF"/>
        </w:rPr>
      </w:pPr>
      <w:r>
        <w:rPr>
          <w:rFonts w:ascii="Arial" w:eastAsia="Arial" w:hAnsi="Arial" w:cs="Arial"/>
          <w:b/>
          <w:color w:val="000000"/>
          <w:sz w:val="20"/>
          <w:shd w:val="clear" w:color="auto" w:fill="FFFFFF"/>
        </w:rPr>
        <w:t xml:space="preserve">Bank of America, </w:t>
      </w:r>
    </w:p>
    <w:p w14:paraId="36A6A56E" w14:textId="77777777" w:rsidR="00D4339C" w:rsidRDefault="00EE5187">
      <w:pPr>
        <w:spacing w:after="0" w:line="240" w:lineRule="auto"/>
        <w:jc w:val="both"/>
        <w:rPr>
          <w:rFonts w:ascii="Arial" w:eastAsia="Arial" w:hAnsi="Arial" w:cs="Arial"/>
          <w:b/>
          <w:color w:val="000000"/>
          <w:sz w:val="20"/>
          <w:shd w:val="clear" w:color="auto" w:fill="FFFFFF"/>
        </w:rPr>
      </w:pPr>
      <w:r>
        <w:rPr>
          <w:rFonts w:ascii="Arial" w:eastAsia="Arial" w:hAnsi="Arial" w:cs="Arial"/>
          <w:b/>
          <w:color w:val="000000"/>
          <w:sz w:val="20"/>
          <w:shd w:val="clear" w:color="auto" w:fill="FFFFFF"/>
        </w:rPr>
        <w:t xml:space="preserve">New York City, NY                                                                          </w:t>
      </w:r>
    </w:p>
    <w:p w14:paraId="0A0F1C70" w14:textId="77777777" w:rsidR="00D4339C" w:rsidRDefault="00EE5187">
      <w:pPr>
        <w:spacing w:after="0" w:line="240" w:lineRule="auto"/>
        <w:jc w:val="both"/>
        <w:rPr>
          <w:rFonts w:ascii="Arial" w:eastAsia="Arial" w:hAnsi="Arial" w:cs="Arial"/>
          <w:b/>
          <w:color w:val="000000"/>
          <w:sz w:val="20"/>
          <w:shd w:val="clear" w:color="auto" w:fill="FFFFFF"/>
        </w:rPr>
      </w:pPr>
      <w:r>
        <w:rPr>
          <w:rFonts w:ascii="Arial" w:eastAsia="Arial" w:hAnsi="Arial" w:cs="Arial"/>
          <w:b/>
          <w:color w:val="000000"/>
          <w:sz w:val="20"/>
          <w:shd w:val="clear" w:color="auto" w:fill="FFFFFF"/>
        </w:rPr>
        <w:t xml:space="preserve">Jun 2009 – Oct 2011                           </w:t>
      </w:r>
    </w:p>
    <w:p w14:paraId="74CAFF74" w14:textId="77777777" w:rsidR="00D4339C" w:rsidRDefault="00EE5187">
      <w:pPr>
        <w:spacing w:after="0" w:line="240" w:lineRule="auto"/>
        <w:jc w:val="both"/>
        <w:rPr>
          <w:rFonts w:ascii="Arial" w:eastAsia="Arial" w:hAnsi="Arial" w:cs="Arial"/>
          <w:b/>
          <w:color w:val="000000"/>
          <w:sz w:val="20"/>
        </w:rPr>
      </w:pPr>
      <w:r>
        <w:rPr>
          <w:rFonts w:ascii="Arial" w:eastAsia="Arial" w:hAnsi="Arial" w:cs="Arial"/>
          <w:b/>
          <w:color w:val="000000"/>
          <w:sz w:val="20"/>
          <w:shd w:val="clear" w:color="auto" w:fill="FFFFFF"/>
        </w:rPr>
        <w:t>.NET Lead</w:t>
      </w:r>
    </w:p>
    <w:p w14:paraId="6BB9E253" w14:textId="77777777" w:rsidR="00D4339C" w:rsidRDefault="00D4339C">
      <w:pPr>
        <w:spacing w:after="0" w:line="240" w:lineRule="auto"/>
        <w:jc w:val="both"/>
        <w:rPr>
          <w:rFonts w:ascii="Arial" w:eastAsia="Arial" w:hAnsi="Arial" w:cs="Arial"/>
          <w:b/>
          <w:color w:val="444444"/>
          <w:sz w:val="20"/>
        </w:rPr>
      </w:pPr>
    </w:p>
    <w:p w14:paraId="48438709" w14:textId="77777777" w:rsidR="00D4339C" w:rsidRDefault="00EE5187">
      <w:pPr>
        <w:tabs>
          <w:tab w:val="left" w:pos="4320"/>
          <w:tab w:val="left" w:pos="8640"/>
        </w:tabs>
        <w:spacing w:after="0" w:line="240" w:lineRule="auto"/>
        <w:rPr>
          <w:rFonts w:ascii="Arial" w:eastAsia="Arial" w:hAnsi="Arial" w:cs="Arial"/>
          <w:sz w:val="20"/>
        </w:rPr>
      </w:pPr>
      <w:r>
        <w:rPr>
          <w:rFonts w:ascii="Arial" w:eastAsia="Arial" w:hAnsi="Arial" w:cs="Arial"/>
          <w:b/>
          <w:color w:val="000000"/>
          <w:sz w:val="20"/>
        </w:rPr>
        <w:t xml:space="preserve">Description: </w:t>
      </w:r>
      <w:r>
        <w:rPr>
          <w:rFonts w:ascii="Arial" w:eastAsia="Arial" w:hAnsi="Arial" w:cs="Arial"/>
          <w:sz w:val="20"/>
        </w:rPr>
        <w:t>GIS (Global Index system) project involves managing of indexes comprising of Bonds from various countries of both sovereign and corporate.</w:t>
      </w:r>
    </w:p>
    <w:p w14:paraId="15CDEA21" w14:textId="5C06E3B8" w:rsidR="00D4339C" w:rsidRDefault="00D4339C" w:rsidP="4E126F94">
      <w:pPr>
        <w:spacing w:after="0" w:line="240" w:lineRule="auto"/>
        <w:jc w:val="both"/>
        <w:rPr>
          <w:rFonts w:ascii="Arial" w:eastAsia="Arial" w:hAnsi="Arial" w:cs="Arial"/>
          <w:color w:val="70AD47" w:themeColor="accent6"/>
          <w:sz w:val="20"/>
          <w:szCs w:val="20"/>
        </w:rPr>
      </w:pPr>
    </w:p>
    <w:p w14:paraId="65C4E8BD" w14:textId="71579335" w:rsidR="00D4339C" w:rsidRDefault="00D4339C" w:rsidP="4E126F94">
      <w:pPr>
        <w:spacing w:after="0" w:line="240" w:lineRule="auto"/>
        <w:jc w:val="both"/>
        <w:rPr>
          <w:rFonts w:ascii="Arial" w:eastAsia="Arial" w:hAnsi="Arial" w:cs="Arial"/>
          <w:color w:val="70AD47" w:themeColor="accent6"/>
          <w:sz w:val="20"/>
          <w:szCs w:val="20"/>
        </w:rPr>
      </w:pPr>
    </w:p>
    <w:p w14:paraId="6B141D03" w14:textId="77777777" w:rsidR="4E126F94" w:rsidRDefault="4E126F94" w:rsidP="4E126F94">
      <w:pPr>
        <w:spacing w:after="0" w:line="240" w:lineRule="auto"/>
        <w:jc w:val="both"/>
        <w:rPr>
          <w:rFonts w:ascii="Arial" w:eastAsia="Arial" w:hAnsi="Arial" w:cs="Arial"/>
          <w:color w:val="70AD47" w:themeColor="accent6"/>
          <w:sz w:val="20"/>
          <w:szCs w:val="20"/>
        </w:rPr>
      </w:pPr>
    </w:p>
    <w:p w14:paraId="224DFABD"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 xml:space="preserve">BTFLEET, Bangalore, India                                                                                         </w:t>
      </w:r>
      <w:r>
        <w:rPr>
          <w:rFonts w:ascii="Arial" w:eastAsia="Arial" w:hAnsi="Arial" w:cs="Arial"/>
          <w:b/>
          <w:sz w:val="20"/>
        </w:rPr>
        <w:tab/>
      </w:r>
    </w:p>
    <w:p w14:paraId="1F2C6345"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July 2008 – Jun 2009</w:t>
      </w:r>
    </w:p>
    <w:p w14:paraId="151A5ED9" w14:textId="77777777" w:rsidR="00D4339C" w:rsidRDefault="00EE5187">
      <w:pPr>
        <w:spacing w:after="200" w:line="276" w:lineRule="auto"/>
        <w:rPr>
          <w:rFonts w:ascii="Arial" w:eastAsia="Arial" w:hAnsi="Arial" w:cs="Arial"/>
          <w:b/>
          <w:sz w:val="20"/>
        </w:rPr>
      </w:pPr>
      <w:r>
        <w:rPr>
          <w:rFonts w:ascii="Arial" w:eastAsia="Arial" w:hAnsi="Arial" w:cs="Arial"/>
          <w:b/>
          <w:sz w:val="20"/>
        </w:rPr>
        <w:t xml:space="preserve">.NET Developer </w:t>
      </w:r>
    </w:p>
    <w:p w14:paraId="1BFDDCA4" w14:textId="77777777" w:rsidR="00D4339C" w:rsidRDefault="00EE5187">
      <w:pPr>
        <w:spacing w:after="200" w:line="276" w:lineRule="auto"/>
        <w:rPr>
          <w:rFonts w:ascii="Arial" w:eastAsia="Arial" w:hAnsi="Arial" w:cs="Arial"/>
          <w:sz w:val="20"/>
        </w:rPr>
      </w:pPr>
      <w:r w:rsidRPr="4E126F94">
        <w:rPr>
          <w:rFonts w:ascii="Arial" w:eastAsia="Arial" w:hAnsi="Arial" w:cs="Arial"/>
          <w:b/>
          <w:bCs/>
          <w:sz w:val="20"/>
          <w:szCs w:val="20"/>
        </w:rPr>
        <w:t xml:space="preserve">Description: </w:t>
      </w:r>
      <w:r w:rsidRPr="4E126F94">
        <w:rPr>
          <w:rFonts w:ascii="Arial" w:eastAsia="Arial" w:hAnsi="Arial" w:cs="Arial"/>
          <w:sz w:val="20"/>
          <w:szCs w:val="20"/>
        </w:rPr>
        <w:t xml:space="preserve">BTFLEET is a subsidiary of British Telecom handling a fleet of cars, vans, trucks for internal employees as well as for external customers. </w:t>
      </w:r>
    </w:p>
    <w:p w14:paraId="6537F28F" w14:textId="77777777" w:rsidR="00D4339C" w:rsidRDefault="00D4339C" w:rsidP="4E126F94">
      <w:pPr>
        <w:spacing w:after="0" w:line="240" w:lineRule="auto"/>
        <w:jc w:val="both"/>
        <w:rPr>
          <w:rFonts w:ascii="Arial" w:eastAsia="Arial" w:hAnsi="Arial" w:cs="Arial"/>
          <w:sz w:val="20"/>
          <w:szCs w:val="20"/>
        </w:rPr>
      </w:pPr>
    </w:p>
    <w:p w14:paraId="7C126080" w14:textId="5B56E9AE" w:rsidR="4E126F94" w:rsidRDefault="4E126F94" w:rsidP="4E126F94">
      <w:pPr>
        <w:spacing w:after="0" w:line="240" w:lineRule="auto"/>
        <w:jc w:val="both"/>
        <w:rPr>
          <w:rFonts w:ascii="Arial" w:eastAsia="Arial" w:hAnsi="Arial" w:cs="Arial"/>
          <w:sz w:val="20"/>
          <w:szCs w:val="20"/>
        </w:rPr>
      </w:pPr>
    </w:p>
    <w:p w14:paraId="6DFB9E20" w14:textId="77777777" w:rsidR="00D4339C" w:rsidRDefault="00D4339C">
      <w:pPr>
        <w:spacing w:after="0" w:line="240" w:lineRule="auto"/>
        <w:jc w:val="both"/>
        <w:rPr>
          <w:rFonts w:ascii="Arial" w:eastAsia="Arial" w:hAnsi="Arial" w:cs="Arial"/>
          <w:b/>
          <w:sz w:val="20"/>
        </w:rPr>
      </w:pPr>
    </w:p>
    <w:p w14:paraId="7CCCFD6B"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lastRenderedPageBreak/>
        <w:t xml:space="preserve">COLT, India                                                                                                                </w:t>
      </w:r>
    </w:p>
    <w:p w14:paraId="7CBF7F69"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Oct 2007 – Jun 2008</w:t>
      </w:r>
    </w:p>
    <w:p w14:paraId="72BD4CFA" w14:textId="77777777" w:rsidR="00D4339C" w:rsidRDefault="00EE5187">
      <w:pPr>
        <w:tabs>
          <w:tab w:val="left" w:pos="3315"/>
        </w:tabs>
        <w:spacing w:after="0" w:line="240" w:lineRule="auto"/>
        <w:jc w:val="both"/>
        <w:rPr>
          <w:rFonts w:ascii="Arial" w:eastAsia="Arial" w:hAnsi="Arial" w:cs="Arial"/>
          <w:b/>
          <w:sz w:val="20"/>
        </w:rPr>
      </w:pPr>
      <w:r>
        <w:rPr>
          <w:rFonts w:ascii="Arial" w:eastAsia="Arial" w:hAnsi="Arial" w:cs="Arial"/>
          <w:b/>
          <w:sz w:val="20"/>
        </w:rPr>
        <w:t xml:space="preserve">.Net Developer </w:t>
      </w:r>
    </w:p>
    <w:p w14:paraId="70DF9E56" w14:textId="77777777" w:rsidR="00D4339C" w:rsidRDefault="00D4339C">
      <w:pPr>
        <w:tabs>
          <w:tab w:val="left" w:pos="360"/>
        </w:tabs>
        <w:spacing w:after="0" w:line="240" w:lineRule="auto"/>
        <w:jc w:val="both"/>
        <w:rPr>
          <w:rFonts w:ascii="Arial" w:eastAsia="Arial" w:hAnsi="Arial" w:cs="Arial"/>
          <w:sz w:val="20"/>
        </w:rPr>
      </w:pPr>
    </w:p>
    <w:p w14:paraId="5939D558" w14:textId="77777777" w:rsidR="00D4339C" w:rsidRDefault="00EE5187">
      <w:pPr>
        <w:tabs>
          <w:tab w:val="left" w:pos="4320"/>
          <w:tab w:val="left" w:pos="8640"/>
        </w:tabs>
        <w:spacing w:after="0" w:line="240" w:lineRule="auto"/>
        <w:rPr>
          <w:rFonts w:ascii="Arial" w:eastAsia="Arial" w:hAnsi="Arial" w:cs="Arial"/>
          <w:sz w:val="20"/>
        </w:rPr>
      </w:pPr>
      <w:r>
        <w:rPr>
          <w:rFonts w:ascii="Arial" w:eastAsia="Arial" w:hAnsi="Arial" w:cs="Arial"/>
          <w:b/>
          <w:sz w:val="20"/>
        </w:rPr>
        <w:t xml:space="preserve">Description: </w:t>
      </w:r>
      <w:r>
        <w:rPr>
          <w:rFonts w:ascii="Arial" w:eastAsia="Arial" w:hAnsi="Arial" w:cs="Arial"/>
          <w:sz w:val="20"/>
        </w:rPr>
        <w:t xml:space="preserve">NMTS is basically a Number Management and Tracking System which is used for managing Number life Cycle and different types of users in the system. </w:t>
      </w:r>
    </w:p>
    <w:p w14:paraId="44E871BC" w14:textId="77777777" w:rsidR="00D4339C" w:rsidRDefault="00D4339C">
      <w:pPr>
        <w:tabs>
          <w:tab w:val="left" w:pos="360"/>
        </w:tabs>
        <w:spacing w:after="0" w:line="240" w:lineRule="auto"/>
        <w:jc w:val="both"/>
        <w:rPr>
          <w:rFonts w:ascii="Arial" w:eastAsia="Arial" w:hAnsi="Arial" w:cs="Arial"/>
          <w:sz w:val="20"/>
        </w:rPr>
      </w:pPr>
    </w:p>
    <w:p w14:paraId="637805D2" w14:textId="77777777" w:rsidR="00D4339C" w:rsidRDefault="00D4339C" w:rsidP="4E126F94">
      <w:pPr>
        <w:spacing w:after="0" w:line="240" w:lineRule="auto"/>
        <w:jc w:val="both"/>
        <w:rPr>
          <w:rFonts w:ascii="Arial" w:eastAsia="Arial" w:hAnsi="Arial" w:cs="Arial"/>
          <w:sz w:val="20"/>
          <w:szCs w:val="20"/>
        </w:rPr>
      </w:pPr>
    </w:p>
    <w:p w14:paraId="01C86428" w14:textId="7CA56595" w:rsidR="4E126F94" w:rsidRDefault="4E126F94" w:rsidP="4E126F94">
      <w:pPr>
        <w:spacing w:after="0" w:line="240" w:lineRule="auto"/>
        <w:jc w:val="both"/>
        <w:rPr>
          <w:rFonts w:ascii="Arial" w:eastAsia="Arial" w:hAnsi="Arial" w:cs="Arial"/>
          <w:sz w:val="20"/>
          <w:szCs w:val="20"/>
        </w:rPr>
      </w:pPr>
    </w:p>
    <w:p w14:paraId="76381B71"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Project: ECMS (Pan European Commission Management System)</w:t>
      </w:r>
    </w:p>
    <w:p w14:paraId="07C61558"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 xml:space="preserve">Client: COLT Telecom, India                                                                      </w:t>
      </w:r>
      <w:r>
        <w:rPr>
          <w:rFonts w:ascii="Arial" w:eastAsia="Arial" w:hAnsi="Arial" w:cs="Arial"/>
          <w:b/>
          <w:sz w:val="20"/>
        </w:rPr>
        <w:tab/>
      </w:r>
      <w:r>
        <w:rPr>
          <w:rFonts w:ascii="Arial" w:eastAsia="Arial" w:hAnsi="Arial" w:cs="Arial"/>
          <w:b/>
          <w:sz w:val="20"/>
        </w:rPr>
        <w:tab/>
      </w:r>
    </w:p>
    <w:p w14:paraId="1C9D58DD"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 xml:space="preserve">Jan 2006 - Sep 2007    </w:t>
      </w:r>
    </w:p>
    <w:p w14:paraId="19CA6D12" w14:textId="77777777" w:rsidR="00D4339C" w:rsidRDefault="00EE5187">
      <w:pPr>
        <w:spacing w:after="0" w:line="240" w:lineRule="auto"/>
        <w:jc w:val="both"/>
        <w:rPr>
          <w:rFonts w:ascii="Arial" w:eastAsia="Arial" w:hAnsi="Arial" w:cs="Arial"/>
          <w:b/>
          <w:sz w:val="20"/>
        </w:rPr>
      </w:pPr>
      <w:r>
        <w:rPr>
          <w:rFonts w:ascii="Arial" w:eastAsia="Arial" w:hAnsi="Arial" w:cs="Arial"/>
          <w:b/>
          <w:sz w:val="20"/>
        </w:rPr>
        <w:t>Software Developer</w:t>
      </w:r>
    </w:p>
    <w:p w14:paraId="463F29E8" w14:textId="77777777" w:rsidR="00D4339C" w:rsidRDefault="00D4339C">
      <w:pPr>
        <w:spacing w:after="0" w:line="240" w:lineRule="auto"/>
        <w:jc w:val="both"/>
        <w:rPr>
          <w:rFonts w:ascii="Arial" w:eastAsia="Arial" w:hAnsi="Arial" w:cs="Arial"/>
          <w:b/>
          <w:sz w:val="20"/>
        </w:rPr>
      </w:pPr>
    </w:p>
    <w:p w14:paraId="434D54BE" w14:textId="77777777" w:rsidR="00D4339C" w:rsidRDefault="00EE5187">
      <w:pPr>
        <w:tabs>
          <w:tab w:val="left" w:pos="4320"/>
          <w:tab w:val="left" w:pos="8640"/>
        </w:tabs>
        <w:spacing w:after="0" w:line="240" w:lineRule="auto"/>
        <w:rPr>
          <w:rFonts w:ascii="Arial" w:eastAsia="Arial" w:hAnsi="Arial" w:cs="Arial"/>
          <w:sz w:val="20"/>
        </w:rPr>
      </w:pPr>
      <w:r>
        <w:rPr>
          <w:rFonts w:ascii="Arial" w:eastAsia="Arial" w:hAnsi="Arial" w:cs="Arial"/>
          <w:b/>
          <w:sz w:val="20"/>
        </w:rPr>
        <w:t xml:space="preserve">Description: </w:t>
      </w:r>
      <w:r>
        <w:rPr>
          <w:rFonts w:ascii="Arial" w:eastAsia="Arial" w:hAnsi="Arial" w:cs="Arial"/>
          <w:sz w:val="20"/>
        </w:rPr>
        <w:t>ECMS is basically an ASP based intranet application used by COLT to maintain highly critical Commission management process for 13 countries in Europe where it operates.</w:t>
      </w:r>
    </w:p>
    <w:p w14:paraId="3B7B4B86" w14:textId="77777777" w:rsidR="00D4339C" w:rsidRDefault="00D4339C">
      <w:pPr>
        <w:tabs>
          <w:tab w:val="left" w:pos="360"/>
        </w:tabs>
        <w:spacing w:after="0" w:line="240" w:lineRule="auto"/>
        <w:jc w:val="both"/>
        <w:rPr>
          <w:rFonts w:ascii="Arial" w:eastAsia="Arial" w:hAnsi="Arial" w:cs="Arial"/>
          <w:sz w:val="20"/>
        </w:rPr>
      </w:pPr>
    </w:p>
    <w:p w14:paraId="61829076" w14:textId="77777777" w:rsidR="00D4339C" w:rsidRDefault="00D4339C">
      <w:pPr>
        <w:spacing w:after="0" w:line="240" w:lineRule="auto"/>
        <w:jc w:val="both"/>
        <w:rPr>
          <w:rFonts w:ascii="Arial" w:eastAsia="Arial" w:hAnsi="Arial" w:cs="Arial"/>
          <w:b/>
          <w:sz w:val="20"/>
        </w:rPr>
      </w:pPr>
    </w:p>
    <w:sectPr w:rsidR="00D4339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A7996"/>
    <w:multiLevelType w:val="multilevel"/>
    <w:tmpl w:val="6AA477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823C50"/>
    <w:multiLevelType w:val="hybridMultilevel"/>
    <w:tmpl w:val="FFFFFFFF"/>
    <w:lvl w:ilvl="0" w:tplc="5E9A8F3E">
      <w:start w:val="1"/>
      <w:numFmt w:val="bullet"/>
      <w:lvlText w:val=""/>
      <w:lvlJc w:val="left"/>
      <w:pPr>
        <w:ind w:left="720" w:hanging="360"/>
      </w:pPr>
      <w:rPr>
        <w:rFonts w:ascii="Symbol" w:hAnsi="Symbol" w:hint="default"/>
      </w:rPr>
    </w:lvl>
    <w:lvl w:ilvl="1" w:tplc="DA020DD8">
      <w:start w:val="1"/>
      <w:numFmt w:val="bullet"/>
      <w:lvlText w:val="o"/>
      <w:lvlJc w:val="left"/>
      <w:pPr>
        <w:ind w:left="1440" w:hanging="360"/>
      </w:pPr>
      <w:rPr>
        <w:rFonts w:ascii="Courier New" w:hAnsi="Courier New" w:hint="default"/>
      </w:rPr>
    </w:lvl>
    <w:lvl w:ilvl="2" w:tplc="8C3AF9DC">
      <w:start w:val="1"/>
      <w:numFmt w:val="bullet"/>
      <w:lvlText w:val=""/>
      <w:lvlJc w:val="left"/>
      <w:pPr>
        <w:ind w:left="2160" w:hanging="360"/>
      </w:pPr>
      <w:rPr>
        <w:rFonts w:ascii="Wingdings" w:hAnsi="Wingdings" w:hint="default"/>
      </w:rPr>
    </w:lvl>
    <w:lvl w:ilvl="3" w:tplc="34CAAB8C">
      <w:start w:val="1"/>
      <w:numFmt w:val="bullet"/>
      <w:lvlText w:val=""/>
      <w:lvlJc w:val="left"/>
      <w:pPr>
        <w:ind w:left="2880" w:hanging="360"/>
      </w:pPr>
      <w:rPr>
        <w:rFonts w:ascii="Symbol" w:hAnsi="Symbol" w:hint="default"/>
      </w:rPr>
    </w:lvl>
    <w:lvl w:ilvl="4" w:tplc="9F1681E2">
      <w:start w:val="1"/>
      <w:numFmt w:val="bullet"/>
      <w:lvlText w:val="o"/>
      <w:lvlJc w:val="left"/>
      <w:pPr>
        <w:ind w:left="3600" w:hanging="360"/>
      </w:pPr>
      <w:rPr>
        <w:rFonts w:ascii="Courier New" w:hAnsi="Courier New" w:hint="default"/>
      </w:rPr>
    </w:lvl>
    <w:lvl w:ilvl="5" w:tplc="505069CE">
      <w:start w:val="1"/>
      <w:numFmt w:val="bullet"/>
      <w:lvlText w:val=""/>
      <w:lvlJc w:val="left"/>
      <w:pPr>
        <w:ind w:left="4320" w:hanging="360"/>
      </w:pPr>
      <w:rPr>
        <w:rFonts w:ascii="Wingdings" w:hAnsi="Wingdings" w:hint="default"/>
      </w:rPr>
    </w:lvl>
    <w:lvl w:ilvl="6" w:tplc="8E72165E">
      <w:start w:val="1"/>
      <w:numFmt w:val="bullet"/>
      <w:lvlText w:val=""/>
      <w:lvlJc w:val="left"/>
      <w:pPr>
        <w:ind w:left="5040" w:hanging="360"/>
      </w:pPr>
      <w:rPr>
        <w:rFonts w:ascii="Symbol" w:hAnsi="Symbol" w:hint="default"/>
      </w:rPr>
    </w:lvl>
    <w:lvl w:ilvl="7" w:tplc="8088406E">
      <w:start w:val="1"/>
      <w:numFmt w:val="bullet"/>
      <w:lvlText w:val="o"/>
      <w:lvlJc w:val="left"/>
      <w:pPr>
        <w:ind w:left="5760" w:hanging="360"/>
      </w:pPr>
      <w:rPr>
        <w:rFonts w:ascii="Courier New" w:hAnsi="Courier New" w:hint="default"/>
      </w:rPr>
    </w:lvl>
    <w:lvl w:ilvl="8" w:tplc="203AD88C">
      <w:start w:val="1"/>
      <w:numFmt w:val="bullet"/>
      <w:lvlText w:val=""/>
      <w:lvlJc w:val="left"/>
      <w:pPr>
        <w:ind w:left="6480" w:hanging="360"/>
      </w:pPr>
      <w:rPr>
        <w:rFonts w:ascii="Wingdings" w:hAnsi="Wingdings" w:hint="default"/>
      </w:rPr>
    </w:lvl>
  </w:abstractNum>
  <w:abstractNum w:abstractNumId="2" w15:restartNumberingAfterBreak="0">
    <w:nsid w:val="11372B4D"/>
    <w:multiLevelType w:val="multilevel"/>
    <w:tmpl w:val="A7B2F1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DAC39E"/>
    <w:multiLevelType w:val="hybridMultilevel"/>
    <w:tmpl w:val="FFFFFFFF"/>
    <w:lvl w:ilvl="0" w:tplc="97F8771A">
      <w:start w:val="1"/>
      <w:numFmt w:val="bullet"/>
      <w:lvlText w:val=""/>
      <w:lvlJc w:val="left"/>
      <w:pPr>
        <w:ind w:left="720" w:hanging="360"/>
      </w:pPr>
      <w:rPr>
        <w:rFonts w:ascii="Symbol" w:hAnsi="Symbol" w:hint="default"/>
      </w:rPr>
    </w:lvl>
    <w:lvl w:ilvl="1" w:tplc="C358AEDC">
      <w:start w:val="1"/>
      <w:numFmt w:val="bullet"/>
      <w:lvlText w:val="o"/>
      <w:lvlJc w:val="left"/>
      <w:pPr>
        <w:ind w:left="1440" w:hanging="360"/>
      </w:pPr>
      <w:rPr>
        <w:rFonts w:ascii="Courier New" w:hAnsi="Courier New" w:hint="default"/>
      </w:rPr>
    </w:lvl>
    <w:lvl w:ilvl="2" w:tplc="9B0CB19A">
      <w:start w:val="1"/>
      <w:numFmt w:val="bullet"/>
      <w:lvlText w:val=""/>
      <w:lvlJc w:val="left"/>
      <w:pPr>
        <w:ind w:left="2160" w:hanging="360"/>
      </w:pPr>
      <w:rPr>
        <w:rFonts w:ascii="Wingdings" w:hAnsi="Wingdings" w:hint="default"/>
      </w:rPr>
    </w:lvl>
    <w:lvl w:ilvl="3" w:tplc="DB52937E">
      <w:start w:val="1"/>
      <w:numFmt w:val="bullet"/>
      <w:lvlText w:val=""/>
      <w:lvlJc w:val="left"/>
      <w:pPr>
        <w:ind w:left="2880" w:hanging="360"/>
      </w:pPr>
      <w:rPr>
        <w:rFonts w:ascii="Symbol" w:hAnsi="Symbol" w:hint="default"/>
      </w:rPr>
    </w:lvl>
    <w:lvl w:ilvl="4" w:tplc="F462E204">
      <w:start w:val="1"/>
      <w:numFmt w:val="bullet"/>
      <w:lvlText w:val="o"/>
      <w:lvlJc w:val="left"/>
      <w:pPr>
        <w:ind w:left="3600" w:hanging="360"/>
      </w:pPr>
      <w:rPr>
        <w:rFonts w:ascii="Courier New" w:hAnsi="Courier New" w:hint="default"/>
      </w:rPr>
    </w:lvl>
    <w:lvl w:ilvl="5" w:tplc="30F2354E">
      <w:start w:val="1"/>
      <w:numFmt w:val="bullet"/>
      <w:lvlText w:val=""/>
      <w:lvlJc w:val="left"/>
      <w:pPr>
        <w:ind w:left="4320" w:hanging="360"/>
      </w:pPr>
      <w:rPr>
        <w:rFonts w:ascii="Wingdings" w:hAnsi="Wingdings" w:hint="default"/>
      </w:rPr>
    </w:lvl>
    <w:lvl w:ilvl="6" w:tplc="3C7A81DC">
      <w:start w:val="1"/>
      <w:numFmt w:val="bullet"/>
      <w:lvlText w:val=""/>
      <w:lvlJc w:val="left"/>
      <w:pPr>
        <w:ind w:left="5040" w:hanging="360"/>
      </w:pPr>
      <w:rPr>
        <w:rFonts w:ascii="Symbol" w:hAnsi="Symbol" w:hint="default"/>
      </w:rPr>
    </w:lvl>
    <w:lvl w:ilvl="7" w:tplc="4EF0DD38">
      <w:start w:val="1"/>
      <w:numFmt w:val="bullet"/>
      <w:lvlText w:val="o"/>
      <w:lvlJc w:val="left"/>
      <w:pPr>
        <w:ind w:left="5760" w:hanging="360"/>
      </w:pPr>
      <w:rPr>
        <w:rFonts w:ascii="Courier New" w:hAnsi="Courier New" w:hint="default"/>
      </w:rPr>
    </w:lvl>
    <w:lvl w:ilvl="8" w:tplc="2788F44C">
      <w:start w:val="1"/>
      <w:numFmt w:val="bullet"/>
      <w:lvlText w:val=""/>
      <w:lvlJc w:val="left"/>
      <w:pPr>
        <w:ind w:left="6480" w:hanging="360"/>
      </w:pPr>
      <w:rPr>
        <w:rFonts w:ascii="Wingdings" w:hAnsi="Wingdings" w:hint="default"/>
      </w:rPr>
    </w:lvl>
  </w:abstractNum>
  <w:abstractNum w:abstractNumId="4" w15:restartNumberingAfterBreak="0">
    <w:nsid w:val="24BA2FC0"/>
    <w:multiLevelType w:val="multilevel"/>
    <w:tmpl w:val="2E3ACB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560F5E6"/>
    <w:multiLevelType w:val="hybridMultilevel"/>
    <w:tmpl w:val="FFFFFFFF"/>
    <w:lvl w:ilvl="0" w:tplc="2CDE8550">
      <w:start w:val="1"/>
      <w:numFmt w:val="bullet"/>
      <w:lvlText w:val=""/>
      <w:lvlJc w:val="left"/>
      <w:pPr>
        <w:ind w:left="1440" w:hanging="360"/>
      </w:pPr>
      <w:rPr>
        <w:rFonts w:ascii="Symbol" w:hAnsi="Symbol" w:hint="default"/>
      </w:rPr>
    </w:lvl>
    <w:lvl w:ilvl="1" w:tplc="BBDC8E88">
      <w:start w:val="1"/>
      <w:numFmt w:val="bullet"/>
      <w:lvlText w:val="o"/>
      <w:lvlJc w:val="left"/>
      <w:pPr>
        <w:ind w:left="1440" w:hanging="360"/>
      </w:pPr>
      <w:rPr>
        <w:rFonts w:ascii="Courier New" w:hAnsi="Courier New" w:hint="default"/>
      </w:rPr>
    </w:lvl>
    <w:lvl w:ilvl="2" w:tplc="7586229C">
      <w:start w:val="1"/>
      <w:numFmt w:val="bullet"/>
      <w:lvlText w:val=""/>
      <w:lvlJc w:val="left"/>
      <w:pPr>
        <w:ind w:left="2160" w:hanging="360"/>
      </w:pPr>
      <w:rPr>
        <w:rFonts w:ascii="Wingdings" w:hAnsi="Wingdings" w:hint="default"/>
      </w:rPr>
    </w:lvl>
    <w:lvl w:ilvl="3" w:tplc="254E8504">
      <w:start w:val="1"/>
      <w:numFmt w:val="bullet"/>
      <w:lvlText w:val=""/>
      <w:lvlJc w:val="left"/>
      <w:pPr>
        <w:ind w:left="2880" w:hanging="360"/>
      </w:pPr>
      <w:rPr>
        <w:rFonts w:ascii="Symbol" w:hAnsi="Symbol" w:hint="default"/>
      </w:rPr>
    </w:lvl>
    <w:lvl w:ilvl="4" w:tplc="6CE2A1D4">
      <w:start w:val="1"/>
      <w:numFmt w:val="bullet"/>
      <w:lvlText w:val="o"/>
      <w:lvlJc w:val="left"/>
      <w:pPr>
        <w:ind w:left="3600" w:hanging="360"/>
      </w:pPr>
      <w:rPr>
        <w:rFonts w:ascii="Courier New" w:hAnsi="Courier New" w:hint="default"/>
      </w:rPr>
    </w:lvl>
    <w:lvl w:ilvl="5" w:tplc="EF342922">
      <w:start w:val="1"/>
      <w:numFmt w:val="bullet"/>
      <w:lvlText w:val=""/>
      <w:lvlJc w:val="left"/>
      <w:pPr>
        <w:ind w:left="4320" w:hanging="360"/>
      </w:pPr>
      <w:rPr>
        <w:rFonts w:ascii="Wingdings" w:hAnsi="Wingdings" w:hint="default"/>
      </w:rPr>
    </w:lvl>
    <w:lvl w:ilvl="6" w:tplc="74BAA300">
      <w:start w:val="1"/>
      <w:numFmt w:val="bullet"/>
      <w:lvlText w:val=""/>
      <w:lvlJc w:val="left"/>
      <w:pPr>
        <w:ind w:left="5040" w:hanging="360"/>
      </w:pPr>
      <w:rPr>
        <w:rFonts w:ascii="Symbol" w:hAnsi="Symbol" w:hint="default"/>
      </w:rPr>
    </w:lvl>
    <w:lvl w:ilvl="7" w:tplc="E43209E8">
      <w:start w:val="1"/>
      <w:numFmt w:val="bullet"/>
      <w:lvlText w:val="o"/>
      <w:lvlJc w:val="left"/>
      <w:pPr>
        <w:ind w:left="5760" w:hanging="360"/>
      </w:pPr>
      <w:rPr>
        <w:rFonts w:ascii="Courier New" w:hAnsi="Courier New" w:hint="default"/>
      </w:rPr>
    </w:lvl>
    <w:lvl w:ilvl="8" w:tplc="5C106228">
      <w:start w:val="1"/>
      <w:numFmt w:val="bullet"/>
      <w:lvlText w:val=""/>
      <w:lvlJc w:val="left"/>
      <w:pPr>
        <w:ind w:left="6480" w:hanging="360"/>
      </w:pPr>
      <w:rPr>
        <w:rFonts w:ascii="Wingdings" w:hAnsi="Wingdings" w:hint="default"/>
      </w:rPr>
    </w:lvl>
  </w:abstractNum>
  <w:abstractNum w:abstractNumId="6" w15:restartNumberingAfterBreak="0">
    <w:nsid w:val="3B6A20BD"/>
    <w:multiLevelType w:val="multilevel"/>
    <w:tmpl w:val="7B2812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D98CBF2"/>
    <w:multiLevelType w:val="hybridMultilevel"/>
    <w:tmpl w:val="FFFFFFFF"/>
    <w:lvl w:ilvl="0" w:tplc="F5AC6E26">
      <w:start w:val="1"/>
      <w:numFmt w:val="bullet"/>
      <w:lvlText w:val=""/>
      <w:lvlJc w:val="left"/>
      <w:pPr>
        <w:ind w:left="1440" w:hanging="360"/>
      </w:pPr>
      <w:rPr>
        <w:rFonts w:ascii="Symbol" w:hAnsi="Symbol" w:hint="default"/>
      </w:rPr>
    </w:lvl>
    <w:lvl w:ilvl="1" w:tplc="427CE870">
      <w:start w:val="1"/>
      <w:numFmt w:val="bullet"/>
      <w:lvlText w:val="o"/>
      <w:lvlJc w:val="left"/>
      <w:pPr>
        <w:ind w:left="1440" w:hanging="360"/>
      </w:pPr>
      <w:rPr>
        <w:rFonts w:ascii="Courier New" w:hAnsi="Courier New" w:hint="default"/>
      </w:rPr>
    </w:lvl>
    <w:lvl w:ilvl="2" w:tplc="9B94ED22">
      <w:start w:val="1"/>
      <w:numFmt w:val="bullet"/>
      <w:lvlText w:val=""/>
      <w:lvlJc w:val="left"/>
      <w:pPr>
        <w:ind w:left="2160" w:hanging="360"/>
      </w:pPr>
      <w:rPr>
        <w:rFonts w:ascii="Wingdings" w:hAnsi="Wingdings" w:hint="default"/>
      </w:rPr>
    </w:lvl>
    <w:lvl w:ilvl="3" w:tplc="E04A1A08">
      <w:start w:val="1"/>
      <w:numFmt w:val="bullet"/>
      <w:lvlText w:val=""/>
      <w:lvlJc w:val="left"/>
      <w:pPr>
        <w:ind w:left="2880" w:hanging="360"/>
      </w:pPr>
      <w:rPr>
        <w:rFonts w:ascii="Symbol" w:hAnsi="Symbol" w:hint="default"/>
      </w:rPr>
    </w:lvl>
    <w:lvl w:ilvl="4" w:tplc="19982678">
      <w:start w:val="1"/>
      <w:numFmt w:val="bullet"/>
      <w:lvlText w:val="o"/>
      <w:lvlJc w:val="left"/>
      <w:pPr>
        <w:ind w:left="3600" w:hanging="360"/>
      </w:pPr>
      <w:rPr>
        <w:rFonts w:ascii="Courier New" w:hAnsi="Courier New" w:hint="default"/>
      </w:rPr>
    </w:lvl>
    <w:lvl w:ilvl="5" w:tplc="0FE4FCB4">
      <w:start w:val="1"/>
      <w:numFmt w:val="bullet"/>
      <w:lvlText w:val=""/>
      <w:lvlJc w:val="left"/>
      <w:pPr>
        <w:ind w:left="4320" w:hanging="360"/>
      </w:pPr>
      <w:rPr>
        <w:rFonts w:ascii="Wingdings" w:hAnsi="Wingdings" w:hint="default"/>
      </w:rPr>
    </w:lvl>
    <w:lvl w:ilvl="6" w:tplc="2B4A129A">
      <w:start w:val="1"/>
      <w:numFmt w:val="bullet"/>
      <w:lvlText w:val=""/>
      <w:lvlJc w:val="left"/>
      <w:pPr>
        <w:ind w:left="5040" w:hanging="360"/>
      </w:pPr>
      <w:rPr>
        <w:rFonts w:ascii="Symbol" w:hAnsi="Symbol" w:hint="default"/>
      </w:rPr>
    </w:lvl>
    <w:lvl w:ilvl="7" w:tplc="E7543126">
      <w:start w:val="1"/>
      <w:numFmt w:val="bullet"/>
      <w:lvlText w:val="o"/>
      <w:lvlJc w:val="left"/>
      <w:pPr>
        <w:ind w:left="5760" w:hanging="360"/>
      </w:pPr>
      <w:rPr>
        <w:rFonts w:ascii="Courier New" w:hAnsi="Courier New" w:hint="default"/>
      </w:rPr>
    </w:lvl>
    <w:lvl w:ilvl="8" w:tplc="EE3E68F0">
      <w:start w:val="1"/>
      <w:numFmt w:val="bullet"/>
      <w:lvlText w:val=""/>
      <w:lvlJc w:val="left"/>
      <w:pPr>
        <w:ind w:left="6480" w:hanging="360"/>
      </w:pPr>
      <w:rPr>
        <w:rFonts w:ascii="Wingdings" w:hAnsi="Wingdings" w:hint="default"/>
      </w:rPr>
    </w:lvl>
  </w:abstractNum>
  <w:abstractNum w:abstractNumId="8" w15:restartNumberingAfterBreak="0">
    <w:nsid w:val="40FF4235"/>
    <w:multiLevelType w:val="multilevel"/>
    <w:tmpl w:val="6F5CB6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5E23B4B"/>
    <w:multiLevelType w:val="multilevel"/>
    <w:tmpl w:val="BC00D4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B91A98"/>
    <w:multiLevelType w:val="hybridMultilevel"/>
    <w:tmpl w:val="FFFFFFFF"/>
    <w:lvl w:ilvl="0" w:tplc="AC3ADCB6">
      <w:start w:val="1"/>
      <w:numFmt w:val="bullet"/>
      <w:lvlText w:val=""/>
      <w:lvlJc w:val="left"/>
      <w:pPr>
        <w:ind w:left="720" w:hanging="360"/>
      </w:pPr>
      <w:rPr>
        <w:rFonts w:ascii="Symbol" w:hAnsi="Symbol" w:hint="default"/>
      </w:rPr>
    </w:lvl>
    <w:lvl w:ilvl="1" w:tplc="D3FCE41C">
      <w:start w:val="1"/>
      <w:numFmt w:val="bullet"/>
      <w:lvlText w:val="o"/>
      <w:lvlJc w:val="left"/>
      <w:pPr>
        <w:ind w:left="1440" w:hanging="360"/>
      </w:pPr>
      <w:rPr>
        <w:rFonts w:ascii="Courier New" w:hAnsi="Courier New" w:hint="default"/>
      </w:rPr>
    </w:lvl>
    <w:lvl w:ilvl="2" w:tplc="A32E915A">
      <w:start w:val="1"/>
      <w:numFmt w:val="bullet"/>
      <w:lvlText w:val=""/>
      <w:lvlJc w:val="left"/>
      <w:pPr>
        <w:ind w:left="2160" w:hanging="360"/>
      </w:pPr>
      <w:rPr>
        <w:rFonts w:ascii="Wingdings" w:hAnsi="Wingdings" w:hint="default"/>
      </w:rPr>
    </w:lvl>
    <w:lvl w:ilvl="3" w:tplc="D2C452E2">
      <w:start w:val="1"/>
      <w:numFmt w:val="bullet"/>
      <w:lvlText w:val=""/>
      <w:lvlJc w:val="left"/>
      <w:pPr>
        <w:ind w:left="2880" w:hanging="360"/>
      </w:pPr>
      <w:rPr>
        <w:rFonts w:ascii="Symbol" w:hAnsi="Symbol" w:hint="default"/>
      </w:rPr>
    </w:lvl>
    <w:lvl w:ilvl="4" w:tplc="228A60D2">
      <w:start w:val="1"/>
      <w:numFmt w:val="bullet"/>
      <w:lvlText w:val="o"/>
      <w:lvlJc w:val="left"/>
      <w:pPr>
        <w:ind w:left="3600" w:hanging="360"/>
      </w:pPr>
      <w:rPr>
        <w:rFonts w:ascii="Courier New" w:hAnsi="Courier New" w:hint="default"/>
      </w:rPr>
    </w:lvl>
    <w:lvl w:ilvl="5" w:tplc="D5A2533E">
      <w:start w:val="1"/>
      <w:numFmt w:val="bullet"/>
      <w:lvlText w:val=""/>
      <w:lvlJc w:val="left"/>
      <w:pPr>
        <w:ind w:left="4320" w:hanging="360"/>
      </w:pPr>
      <w:rPr>
        <w:rFonts w:ascii="Wingdings" w:hAnsi="Wingdings" w:hint="default"/>
      </w:rPr>
    </w:lvl>
    <w:lvl w:ilvl="6" w:tplc="E1029C3C">
      <w:start w:val="1"/>
      <w:numFmt w:val="bullet"/>
      <w:lvlText w:val=""/>
      <w:lvlJc w:val="left"/>
      <w:pPr>
        <w:ind w:left="5040" w:hanging="360"/>
      </w:pPr>
      <w:rPr>
        <w:rFonts w:ascii="Symbol" w:hAnsi="Symbol" w:hint="default"/>
      </w:rPr>
    </w:lvl>
    <w:lvl w:ilvl="7" w:tplc="20FE08F8">
      <w:start w:val="1"/>
      <w:numFmt w:val="bullet"/>
      <w:lvlText w:val="o"/>
      <w:lvlJc w:val="left"/>
      <w:pPr>
        <w:ind w:left="5760" w:hanging="360"/>
      </w:pPr>
      <w:rPr>
        <w:rFonts w:ascii="Courier New" w:hAnsi="Courier New" w:hint="default"/>
      </w:rPr>
    </w:lvl>
    <w:lvl w:ilvl="8" w:tplc="626887B4">
      <w:start w:val="1"/>
      <w:numFmt w:val="bullet"/>
      <w:lvlText w:val=""/>
      <w:lvlJc w:val="left"/>
      <w:pPr>
        <w:ind w:left="6480" w:hanging="360"/>
      </w:pPr>
      <w:rPr>
        <w:rFonts w:ascii="Wingdings" w:hAnsi="Wingdings" w:hint="default"/>
      </w:rPr>
    </w:lvl>
  </w:abstractNum>
  <w:abstractNum w:abstractNumId="11" w15:restartNumberingAfterBreak="0">
    <w:nsid w:val="5BCBEF42"/>
    <w:multiLevelType w:val="hybridMultilevel"/>
    <w:tmpl w:val="FFFFFFFF"/>
    <w:lvl w:ilvl="0" w:tplc="AEF69626">
      <w:start w:val="1"/>
      <w:numFmt w:val="bullet"/>
      <w:lvlText w:val=""/>
      <w:lvlJc w:val="left"/>
      <w:pPr>
        <w:ind w:left="720" w:hanging="360"/>
      </w:pPr>
      <w:rPr>
        <w:rFonts w:ascii="Symbol" w:hAnsi="Symbol" w:hint="default"/>
      </w:rPr>
    </w:lvl>
    <w:lvl w:ilvl="1" w:tplc="D72C6942">
      <w:start w:val="1"/>
      <w:numFmt w:val="bullet"/>
      <w:lvlText w:val="o"/>
      <w:lvlJc w:val="left"/>
      <w:pPr>
        <w:ind w:left="1440" w:hanging="360"/>
      </w:pPr>
      <w:rPr>
        <w:rFonts w:ascii="Courier New" w:hAnsi="Courier New" w:hint="default"/>
      </w:rPr>
    </w:lvl>
    <w:lvl w:ilvl="2" w:tplc="95568690">
      <w:start w:val="1"/>
      <w:numFmt w:val="bullet"/>
      <w:lvlText w:val=""/>
      <w:lvlJc w:val="left"/>
      <w:pPr>
        <w:ind w:left="2160" w:hanging="360"/>
      </w:pPr>
      <w:rPr>
        <w:rFonts w:ascii="Wingdings" w:hAnsi="Wingdings" w:hint="default"/>
      </w:rPr>
    </w:lvl>
    <w:lvl w:ilvl="3" w:tplc="ACE2C986">
      <w:start w:val="1"/>
      <w:numFmt w:val="bullet"/>
      <w:lvlText w:val=""/>
      <w:lvlJc w:val="left"/>
      <w:pPr>
        <w:ind w:left="2880" w:hanging="360"/>
      </w:pPr>
      <w:rPr>
        <w:rFonts w:ascii="Symbol" w:hAnsi="Symbol" w:hint="default"/>
      </w:rPr>
    </w:lvl>
    <w:lvl w:ilvl="4" w:tplc="8C4A9BFA">
      <w:start w:val="1"/>
      <w:numFmt w:val="bullet"/>
      <w:lvlText w:val="o"/>
      <w:lvlJc w:val="left"/>
      <w:pPr>
        <w:ind w:left="3600" w:hanging="360"/>
      </w:pPr>
      <w:rPr>
        <w:rFonts w:ascii="Courier New" w:hAnsi="Courier New" w:hint="default"/>
      </w:rPr>
    </w:lvl>
    <w:lvl w:ilvl="5" w:tplc="5762E100">
      <w:start w:val="1"/>
      <w:numFmt w:val="bullet"/>
      <w:lvlText w:val=""/>
      <w:lvlJc w:val="left"/>
      <w:pPr>
        <w:ind w:left="4320" w:hanging="360"/>
      </w:pPr>
      <w:rPr>
        <w:rFonts w:ascii="Wingdings" w:hAnsi="Wingdings" w:hint="default"/>
      </w:rPr>
    </w:lvl>
    <w:lvl w:ilvl="6" w:tplc="3D789022">
      <w:start w:val="1"/>
      <w:numFmt w:val="bullet"/>
      <w:lvlText w:val=""/>
      <w:lvlJc w:val="left"/>
      <w:pPr>
        <w:ind w:left="5040" w:hanging="360"/>
      </w:pPr>
      <w:rPr>
        <w:rFonts w:ascii="Symbol" w:hAnsi="Symbol" w:hint="default"/>
      </w:rPr>
    </w:lvl>
    <w:lvl w:ilvl="7" w:tplc="F78EC2CE">
      <w:start w:val="1"/>
      <w:numFmt w:val="bullet"/>
      <w:lvlText w:val="o"/>
      <w:lvlJc w:val="left"/>
      <w:pPr>
        <w:ind w:left="5760" w:hanging="360"/>
      </w:pPr>
      <w:rPr>
        <w:rFonts w:ascii="Courier New" w:hAnsi="Courier New" w:hint="default"/>
      </w:rPr>
    </w:lvl>
    <w:lvl w:ilvl="8" w:tplc="E77ADC80">
      <w:start w:val="1"/>
      <w:numFmt w:val="bullet"/>
      <w:lvlText w:val=""/>
      <w:lvlJc w:val="left"/>
      <w:pPr>
        <w:ind w:left="6480" w:hanging="360"/>
      </w:pPr>
      <w:rPr>
        <w:rFonts w:ascii="Wingdings" w:hAnsi="Wingdings" w:hint="default"/>
      </w:rPr>
    </w:lvl>
  </w:abstractNum>
  <w:abstractNum w:abstractNumId="12" w15:restartNumberingAfterBreak="0">
    <w:nsid w:val="612849C8"/>
    <w:multiLevelType w:val="hybridMultilevel"/>
    <w:tmpl w:val="FFFFFFFF"/>
    <w:lvl w:ilvl="0" w:tplc="EA429B52">
      <w:start w:val="1"/>
      <w:numFmt w:val="bullet"/>
      <w:lvlText w:val=""/>
      <w:lvlJc w:val="left"/>
      <w:pPr>
        <w:ind w:left="720" w:hanging="360"/>
      </w:pPr>
      <w:rPr>
        <w:rFonts w:ascii="Symbol" w:hAnsi="Symbol" w:hint="default"/>
      </w:rPr>
    </w:lvl>
    <w:lvl w:ilvl="1" w:tplc="326E2F8C">
      <w:start w:val="1"/>
      <w:numFmt w:val="bullet"/>
      <w:lvlText w:val="o"/>
      <w:lvlJc w:val="left"/>
      <w:pPr>
        <w:ind w:left="1440" w:hanging="360"/>
      </w:pPr>
      <w:rPr>
        <w:rFonts w:ascii="Courier New" w:hAnsi="Courier New" w:hint="default"/>
      </w:rPr>
    </w:lvl>
    <w:lvl w:ilvl="2" w:tplc="5D28588C">
      <w:start w:val="1"/>
      <w:numFmt w:val="bullet"/>
      <w:lvlText w:val=""/>
      <w:lvlJc w:val="left"/>
      <w:pPr>
        <w:ind w:left="2160" w:hanging="360"/>
      </w:pPr>
      <w:rPr>
        <w:rFonts w:ascii="Wingdings" w:hAnsi="Wingdings" w:hint="default"/>
      </w:rPr>
    </w:lvl>
    <w:lvl w:ilvl="3" w:tplc="4DFE9F0E">
      <w:start w:val="1"/>
      <w:numFmt w:val="bullet"/>
      <w:lvlText w:val=""/>
      <w:lvlJc w:val="left"/>
      <w:pPr>
        <w:ind w:left="2880" w:hanging="360"/>
      </w:pPr>
      <w:rPr>
        <w:rFonts w:ascii="Symbol" w:hAnsi="Symbol" w:hint="default"/>
      </w:rPr>
    </w:lvl>
    <w:lvl w:ilvl="4" w:tplc="71844AA2">
      <w:start w:val="1"/>
      <w:numFmt w:val="bullet"/>
      <w:lvlText w:val="o"/>
      <w:lvlJc w:val="left"/>
      <w:pPr>
        <w:ind w:left="3600" w:hanging="360"/>
      </w:pPr>
      <w:rPr>
        <w:rFonts w:ascii="Courier New" w:hAnsi="Courier New" w:hint="default"/>
      </w:rPr>
    </w:lvl>
    <w:lvl w:ilvl="5" w:tplc="78DC2650">
      <w:start w:val="1"/>
      <w:numFmt w:val="bullet"/>
      <w:lvlText w:val=""/>
      <w:lvlJc w:val="left"/>
      <w:pPr>
        <w:ind w:left="4320" w:hanging="360"/>
      </w:pPr>
      <w:rPr>
        <w:rFonts w:ascii="Wingdings" w:hAnsi="Wingdings" w:hint="default"/>
      </w:rPr>
    </w:lvl>
    <w:lvl w:ilvl="6" w:tplc="2B12CCE6">
      <w:start w:val="1"/>
      <w:numFmt w:val="bullet"/>
      <w:lvlText w:val=""/>
      <w:lvlJc w:val="left"/>
      <w:pPr>
        <w:ind w:left="5040" w:hanging="360"/>
      </w:pPr>
      <w:rPr>
        <w:rFonts w:ascii="Symbol" w:hAnsi="Symbol" w:hint="default"/>
      </w:rPr>
    </w:lvl>
    <w:lvl w:ilvl="7" w:tplc="1B6EB6BE">
      <w:start w:val="1"/>
      <w:numFmt w:val="bullet"/>
      <w:lvlText w:val="o"/>
      <w:lvlJc w:val="left"/>
      <w:pPr>
        <w:ind w:left="5760" w:hanging="360"/>
      </w:pPr>
      <w:rPr>
        <w:rFonts w:ascii="Courier New" w:hAnsi="Courier New" w:hint="default"/>
      </w:rPr>
    </w:lvl>
    <w:lvl w:ilvl="8" w:tplc="39780C0A">
      <w:start w:val="1"/>
      <w:numFmt w:val="bullet"/>
      <w:lvlText w:val=""/>
      <w:lvlJc w:val="left"/>
      <w:pPr>
        <w:ind w:left="6480" w:hanging="360"/>
      </w:pPr>
      <w:rPr>
        <w:rFonts w:ascii="Wingdings" w:hAnsi="Wingdings" w:hint="default"/>
      </w:rPr>
    </w:lvl>
  </w:abstractNum>
  <w:abstractNum w:abstractNumId="13" w15:restartNumberingAfterBreak="0">
    <w:nsid w:val="64EE0312"/>
    <w:multiLevelType w:val="hybridMultilevel"/>
    <w:tmpl w:val="FFFFFFFF"/>
    <w:lvl w:ilvl="0" w:tplc="127A1B2C">
      <w:start w:val="1"/>
      <w:numFmt w:val="bullet"/>
      <w:lvlText w:val=""/>
      <w:lvlJc w:val="left"/>
      <w:pPr>
        <w:ind w:left="720" w:hanging="360"/>
      </w:pPr>
      <w:rPr>
        <w:rFonts w:ascii="Symbol" w:hAnsi="Symbol" w:hint="default"/>
      </w:rPr>
    </w:lvl>
    <w:lvl w:ilvl="1" w:tplc="C48238BC">
      <w:start w:val="1"/>
      <w:numFmt w:val="bullet"/>
      <w:lvlText w:val="o"/>
      <w:lvlJc w:val="left"/>
      <w:pPr>
        <w:ind w:left="1440" w:hanging="360"/>
      </w:pPr>
      <w:rPr>
        <w:rFonts w:ascii="Courier New" w:hAnsi="Courier New" w:hint="default"/>
      </w:rPr>
    </w:lvl>
    <w:lvl w:ilvl="2" w:tplc="F31AB7CA">
      <w:start w:val="1"/>
      <w:numFmt w:val="bullet"/>
      <w:lvlText w:val=""/>
      <w:lvlJc w:val="left"/>
      <w:pPr>
        <w:ind w:left="2160" w:hanging="360"/>
      </w:pPr>
      <w:rPr>
        <w:rFonts w:ascii="Wingdings" w:hAnsi="Wingdings" w:hint="default"/>
      </w:rPr>
    </w:lvl>
    <w:lvl w:ilvl="3" w:tplc="6D1AF682">
      <w:start w:val="1"/>
      <w:numFmt w:val="bullet"/>
      <w:lvlText w:val=""/>
      <w:lvlJc w:val="left"/>
      <w:pPr>
        <w:ind w:left="2880" w:hanging="360"/>
      </w:pPr>
      <w:rPr>
        <w:rFonts w:ascii="Symbol" w:hAnsi="Symbol" w:hint="default"/>
      </w:rPr>
    </w:lvl>
    <w:lvl w:ilvl="4" w:tplc="631C8786">
      <w:start w:val="1"/>
      <w:numFmt w:val="bullet"/>
      <w:lvlText w:val="o"/>
      <w:lvlJc w:val="left"/>
      <w:pPr>
        <w:ind w:left="3600" w:hanging="360"/>
      </w:pPr>
      <w:rPr>
        <w:rFonts w:ascii="Courier New" w:hAnsi="Courier New" w:hint="default"/>
      </w:rPr>
    </w:lvl>
    <w:lvl w:ilvl="5" w:tplc="8668D540">
      <w:start w:val="1"/>
      <w:numFmt w:val="bullet"/>
      <w:lvlText w:val=""/>
      <w:lvlJc w:val="left"/>
      <w:pPr>
        <w:ind w:left="4320" w:hanging="360"/>
      </w:pPr>
      <w:rPr>
        <w:rFonts w:ascii="Wingdings" w:hAnsi="Wingdings" w:hint="default"/>
      </w:rPr>
    </w:lvl>
    <w:lvl w:ilvl="6" w:tplc="A824F82A">
      <w:start w:val="1"/>
      <w:numFmt w:val="bullet"/>
      <w:lvlText w:val=""/>
      <w:lvlJc w:val="left"/>
      <w:pPr>
        <w:ind w:left="5040" w:hanging="360"/>
      </w:pPr>
      <w:rPr>
        <w:rFonts w:ascii="Symbol" w:hAnsi="Symbol" w:hint="default"/>
      </w:rPr>
    </w:lvl>
    <w:lvl w:ilvl="7" w:tplc="0F207B5E">
      <w:start w:val="1"/>
      <w:numFmt w:val="bullet"/>
      <w:lvlText w:val="o"/>
      <w:lvlJc w:val="left"/>
      <w:pPr>
        <w:ind w:left="5760" w:hanging="360"/>
      </w:pPr>
      <w:rPr>
        <w:rFonts w:ascii="Courier New" w:hAnsi="Courier New" w:hint="default"/>
      </w:rPr>
    </w:lvl>
    <w:lvl w:ilvl="8" w:tplc="4306B87E">
      <w:start w:val="1"/>
      <w:numFmt w:val="bullet"/>
      <w:lvlText w:val=""/>
      <w:lvlJc w:val="left"/>
      <w:pPr>
        <w:ind w:left="6480" w:hanging="360"/>
      </w:pPr>
      <w:rPr>
        <w:rFonts w:ascii="Wingdings" w:hAnsi="Wingdings" w:hint="default"/>
      </w:rPr>
    </w:lvl>
  </w:abstractNum>
  <w:abstractNum w:abstractNumId="14" w15:restartNumberingAfterBreak="0">
    <w:nsid w:val="664F2DC4"/>
    <w:multiLevelType w:val="hybridMultilevel"/>
    <w:tmpl w:val="FFFFFFFF"/>
    <w:lvl w:ilvl="0" w:tplc="750A74A0">
      <w:start w:val="1"/>
      <w:numFmt w:val="bullet"/>
      <w:lvlText w:val=""/>
      <w:lvlJc w:val="left"/>
      <w:pPr>
        <w:ind w:left="1440" w:hanging="360"/>
      </w:pPr>
      <w:rPr>
        <w:rFonts w:ascii="Symbol" w:hAnsi="Symbol" w:hint="default"/>
      </w:rPr>
    </w:lvl>
    <w:lvl w:ilvl="1" w:tplc="AAE6A59A">
      <w:start w:val="1"/>
      <w:numFmt w:val="bullet"/>
      <w:lvlText w:val="o"/>
      <w:lvlJc w:val="left"/>
      <w:pPr>
        <w:ind w:left="1440" w:hanging="360"/>
      </w:pPr>
      <w:rPr>
        <w:rFonts w:ascii="Courier New" w:hAnsi="Courier New" w:hint="default"/>
      </w:rPr>
    </w:lvl>
    <w:lvl w:ilvl="2" w:tplc="714E1B4C">
      <w:start w:val="1"/>
      <w:numFmt w:val="bullet"/>
      <w:lvlText w:val=""/>
      <w:lvlJc w:val="left"/>
      <w:pPr>
        <w:ind w:left="2160" w:hanging="360"/>
      </w:pPr>
      <w:rPr>
        <w:rFonts w:ascii="Wingdings" w:hAnsi="Wingdings" w:hint="default"/>
      </w:rPr>
    </w:lvl>
    <w:lvl w:ilvl="3" w:tplc="AFF49B7E">
      <w:start w:val="1"/>
      <w:numFmt w:val="bullet"/>
      <w:lvlText w:val=""/>
      <w:lvlJc w:val="left"/>
      <w:pPr>
        <w:ind w:left="2880" w:hanging="360"/>
      </w:pPr>
      <w:rPr>
        <w:rFonts w:ascii="Symbol" w:hAnsi="Symbol" w:hint="default"/>
      </w:rPr>
    </w:lvl>
    <w:lvl w:ilvl="4" w:tplc="A2E6CD8A">
      <w:start w:val="1"/>
      <w:numFmt w:val="bullet"/>
      <w:lvlText w:val="o"/>
      <w:lvlJc w:val="left"/>
      <w:pPr>
        <w:ind w:left="3600" w:hanging="360"/>
      </w:pPr>
      <w:rPr>
        <w:rFonts w:ascii="Courier New" w:hAnsi="Courier New" w:hint="default"/>
      </w:rPr>
    </w:lvl>
    <w:lvl w:ilvl="5" w:tplc="A78C3EC4">
      <w:start w:val="1"/>
      <w:numFmt w:val="bullet"/>
      <w:lvlText w:val=""/>
      <w:lvlJc w:val="left"/>
      <w:pPr>
        <w:ind w:left="4320" w:hanging="360"/>
      </w:pPr>
      <w:rPr>
        <w:rFonts w:ascii="Wingdings" w:hAnsi="Wingdings" w:hint="default"/>
      </w:rPr>
    </w:lvl>
    <w:lvl w:ilvl="6" w:tplc="791A5A94">
      <w:start w:val="1"/>
      <w:numFmt w:val="bullet"/>
      <w:lvlText w:val=""/>
      <w:lvlJc w:val="left"/>
      <w:pPr>
        <w:ind w:left="5040" w:hanging="360"/>
      </w:pPr>
      <w:rPr>
        <w:rFonts w:ascii="Symbol" w:hAnsi="Symbol" w:hint="default"/>
      </w:rPr>
    </w:lvl>
    <w:lvl w:ilvl="7" w:tplc="5ABC33A0">
      <w:start w:val="1"/>
      <w:numFmt w:val="bullet"/>
      <w:lvlText w:val="o"/>
      <w:lvlJc w:val="left"/>
      <w:pPr>
        <w:ind w:left="5760" w:hanging="360"/>
      </w:pPr>
      <w:rPr>
        <w:rFonts w:ascii="Courier New" w:hAnsi="Courier New" w:hint="default"/>
      </w:rPr>
    </w:lvl>
    <w:lvl w:ilvl="8" w:tplc="CB4CA41E">
      <w:start w:val="1"/>
      <w:numFmt w:val="bullet"/>
      <w:lvlText w:val=""/>
      <w:lvlJc w:val="left"/>
      <w:pPr>
        <w:ind w:left="6480" w:hanging="360"/>
      </w:pPr>
      <w:rPr>
        <w:rFonts w:ascii="Wingdings" w:hAnsi="Wingdings" w:hint="default"/>
      </w:rPr>
    </w:lvl>
  </w:abstractNum>
  <w:abstractNum w:abstractNumId="15" w15:restartNumberingAfterBreak="0">
    <w:nsid w:val="67502321"/>
    <w:multiLevelType w:val="multilevel"/>
    <w:tmpl w:val="B7DC1E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DD84FCF"/>
    <w:multiLevelType w:val="multilevel"/>
    <w:tmpl w:val="E12252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2BAB735"/>
    <w:multiLevelType w:val="hybridMultilevel"/>
    <w:tmpl w:val="FFFFFFFF"/>
    <w:lvl w:ilvl="0" w:tplc="89E0EB18">
      <w:start w:val="1"/>
      <w:numFmt w:val="bullet"/>
      <w:lvlText w:val=""/>
      <w:lvlJc w:val="left"/>
      <w:pPr>
        <w:ind w:left="720" w:hanging="360"/>
      </w:pPr>
      <w:rPr>
        <w:rFonts w:ascii="Symbol" w:hAnsi="Symbol" w:hint="default"/>
      </w:rPr>
    </w:lvl>
    <w:lvl w:ilvl="1" w:tplc="93B87FD4">
      <w:start w:val="1"/>
      <w:numFmt w:val="bullet"/>
      <w:lvlText w:val="o"/>
      <w:lvlJc w:val="left"/>
      <w:pPr>
        <w:ind w:left="1440" w:hanging="360"/>
      </w:pPr>
      <w:rPr>
        <w:rFonts w:ascii="Courier New" w:hAnsi="Courier New" w:hint="default"/>
      </w:rPr>
    </w:lvl>
    <w:lvl w:ilvl="2" w:tplc="47141E3C">
      <w:start w:val="1"/>
      <w:numFmt w:val="bullet"/>
      <w:lvlText w:val=""/>
      <w:lvlJc w:val="left"/>
      <w:pPr>
        <w:ind w:left="2160" w:hanging="360"/>
      </w:pPr>
      <w:rPr>
        <w:rFonts w:ascii="Wingdings" w:hAnsi="Wingdings" w:hint="default"/>
      </w:rPr>
    </w:lvl>
    <w:lvl w:ilvl="3" w:tplc="2722A654">
      <w:start w:val="1"/>
      <w:numFmt w:val="bullet"/>
      <w:lvlText w:val=""/>
      <w:lvlJc w:val="left"/>
      <w:pPr>
        <w:ind w:left="2880" w:hanging="360"/>
      </w:pPr>
      <w:rPr>
        <w:rFonts w:ascii="Symbol" w:hAnsi="Symbol" w:hint="default"/>
      </w:rPr>
    </w:lvl>
    <w:lvl w:ilvl="4" w:tplc="723E3938">
      <w:start w:val="1"/>
      <w:numFmt w:val="bullet"/>
      <w:lvlText w:val="o"/>
      <w:lvlJc w:val="left"/>
      <w:pPr>
        <w:ind w:left="3600" w:hanging="360"/>
      </w:pPr>
      <w:rPr>
        <w:rFonts w:ascii="Courier New" w:hAnsi="Courier New" w:hint="default"/>
      </w:rPr>
    </w:lvl>
    <w:lvl w:ilvl="5" w:tplc="ABFC79F0">
      <w:start w:val="1"/>
      <w:numFmt w:val="bullet"/>
      <w:lvlText w:val=""/>
      <w:lvlJc w:val="left"/>
      <w:pPr>
        <w:ind w:left="4320" w:hanging="360"/>
      </w:pPr>
      <w:rPr>
        <w:rFonts w:ascii="Wingdings" w:hAnsi="Wingdings" w:hint="default"/>
      </w:rPr>
    </w:lvl>
    <w:lvl w:ilvl="6" w:tplc="6628A3C8">
      <w:start w:val="1"/>
      <w:numFmt w:val="bullet"/>
      <w:lvlText w:val=""/>
      <w:lvlJc w:val="left"/>
      <w:pPr>
        <w:ind w:left="5040" w:hanging="360"/>
      </w:pPr>
      <w:rPr>
        <w:rFonts w:ascii="Symbol" w:hAnsi="Symbol" w:hint="default"/>
      </w:rPr>
    </w:lvl>
    <w:lvl w:ilvl="7" w:tplc="CBDE9E8E">
      <w:start w:val="1"/>
      <w:numFmt w:val="bullet"/>
      <w:lvlText w:val="o"/>
      <w:lvlJc w:val="left"/>
      <w:pPr>
        <w:ind w:left="5760" w:hanging="360"/>
      </w:pPr>
      <w:rPr>
        <w:rFonts w:ascii="Courier New" w:hAnsi="Courier New" w:hint="default"/>
      </w:rPr>
    </w:lvl>
    <w:lvl w:ilvl="8" w:tplc="2D709F9C">
      <w:start w:val="1"/>
      <w:numFmt w:val="bullet"/>
      <w:lvlText w:val=""/>
      <w:lvlJc w:val="left"/>
      <w:pPr>
        <w:ind w:left="6480" w:hanging="360"/>
      </w:pPr>
      <w:rPr>
        <w:rFonts w:ascii="Wingdings" w:hAnsi="Wingdings" w:hint="default"/>
      </w:rPr>
    </w:lvl>
  </w:abstractNum>
  <w:abstractNum w:abstractNumId="18" w15:restartNumberingAfterBreak="0">
    <w:nsid w:val="73F6C59D"/>
    <w:multiLevelType w:val="hybridMultilevel"/>
    <w:tmpl w:val="FFFFFFFF"/>
    <w:lvl w:ilvl="0" w:tplc="2B8E6E1A">
      <w:start w:val="1"/>
      <w:numFmt w:val="bullet"/>
      <w:lvlText w:val=""/>
      <w:lvlJc w:val="left"/>
      <w:pPr>
        <w:ind w:left="1440" w:hanging="360"/>
      </w:pPr>
      <w:rPr>
        <w:rFonts w:ascii="Symbol" w:hAnsi="Symbol" w:hint="default"/>
      </w:rPr>
    </w:lvl>
    <w:lvl w:ilvl="1" w:tplc="7B74B15A">
      <w:start w:val="1"/>
      <w:numFmt w:val="bullet"/>
      <w:lvlText w:val="o"/>
      <w:lvlJc w:val="left"/>
      <w:pPr>
        <w:ind w:left="1440" w:hanging="360"/>
      </w:pPr>
      <w:rPr>
        <w:rFonts w:ascii="Courier New" w:hAnsi="Courier New" w:hint="default"/>
      </w:rPr>
    </w:lvl>
    <w:lvl w:ilvl="2" w:tplc="4D262648">
      <w:start w:val="1"/>
      <w:numFmt w:val="bullet"/>
      <w:lvlText w:val=""/>
      <w:lvlJc w:val="left"/>
      <w:pPr>
        <w:ind w:left="2160" w:hanging="360"/>
      </w:pPr>
      <w:rPr>
        <w:rFonts w:ascii="Wingdings" w:hAnsi="Wingdings" w:hint="default"/>
      </w:rPr>
    </w:lvl>
    <w:lvl w:ilvl="3" w:tplc="227448F6">
      <w:start w:val="1"/>
      <w:numFmt w:val="bullet"/>
      <w:lvlText w:val=""/>
      <w:lvlJc w:val="left"/>
      <w:pPr>
        <w:ind w:left="2880" w:hanging="360"/>
      </w:pPr>
      <w:rPr>
        <w:rFonts w:ascii="Symbol" w:hAnsi="Symbol" w:hint="default"/>
      </w:rPr>
    </w:lvl>
    <w:lvl w:ilvl="4" w:tplc="60B6BA58">
      <w:start w:val="1"/>
      <w:numFmt w:val="bullet"/>
      <w:lvlText w:val="o"/>
      <w:lvlJc w:val="left"/>
      <w:pPr>
        <w:ind w:left="3600" w:hanging="360"/>
      </w:pPr>
      <w:rPr>
        <w:rFonts w:ascii="Courier New" w:hAnsi="Courier New" w:hint="default"/>
      </w:rPr>
    </w:lvl>
    <w:lvl w:ilvl="5" w:tplc="5BDA5610">
      <w:start w:val="1"/>
      <w:numFmt w:val="bullet"/>
      <w:lvlText w:val=""/>
      <w:lvlJc w:val="left"/>
      <w:pPr>
        <w:ind w:left="4320" w:hanging="360"/>
      </w:pPr>
      <w:rPr>
        <w:rFonts w:ascii="Wingdings" w:hAnsi="Wingdings" w:hint="default"/>
      </w:rPr>
    </w:lvl>
    <w:lvl w:ilvl="6" w:tplc="3C981C04">
      <w:start w:val="1"/>
      <w:numFmt w:val="bullet"/>
      <w:lvlText w:val=""/>
      <w:lvlJc w:val="left"/>
      <w:pPr>
        <w:ind w:left="5040" w:hanging="360"/>
      </w:pPr>
      <w:rPr>
        <w:rFonts w:ascii="Symbol" w:hAnsi="Symbol" w:hint="default"/>
      </w:rPr>
    </w:lvl>
    <w:lvl w:ilvl="7" w:tplc="3B48AA3C">
      <w:start w:val="1"/>
      <w:numFmt w:val="bullet"/>
      <w:lvlText w:val="o"/>
      <w:lvlJc w:val="left"/>
      <w:pPr>
        <w:ind w:left="5760" w:hanging="360"/>
      </w:pPr>
      <w:rPr>
        <w:rFonts w:ascii="Courier New" w:hAnsi="Courier New" w:hint="default"/>
      </w:rPr>
    </w:lvl>
    <w:lvl w:ilvl="8" w:tplc="534871F0">
      <w:start w:val="1"/>
      <w:numFmt w:val="bullet"/>
      <w:lvlText w:val=""/>
      <w:lvlJc w:val="left"/>
      <w:pPr>
        <w:ind w:left="6480" w:hanging="360"/>
      </w:pPr>
      <w:rPr>
        <w:rFonts w:ascii="Wingdings" w:hAnsi="Wingdings" w:hint="default"/>
      </w:rPr>
    </w:lvl>
  </w:abstractNum>
  <w:abstractNum w:abstractNumId="19" w15:restartNumberingAfterBreak="0">
    <w:nsid w:val="75674E00"/>
    <w:multiLevelType w:val="multilevel"/>
    <w:tmpl w:val="1E2866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6515009"/>
    <w:multiLevelType w:val="multilevel"/>
    <w:tmpl w:val="4F92F8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72B7D5D"/>
    <w:multiLevelType w:val="multilevel"/>
    <w:tmpl w:val="54E066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9894590"/>
    <w:multiLevelType w:val="multilevel"/>
    <w:tmpl w:val="E1ECC5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A24C9D2"/>
    <w:multiLevelType w:val="hybridMultilevel"/>
    <w:tmpl w:val="FFFFFFFF"/>
    <w:lvl w:ilvl="0" w:tplc="5D887D0C">
      <w:start w:val="1"/>
      <w:numFmt w:val="bullet"/>
      <w:lvlText w:val=""/>
      <w:lvlJc w:val="left"/>
      <w:pPr>
        <w:ind w:left="1440" w:hanging="360"/>
      </w:pPr>
      <w:rPr>
        <w:rFonts w:ascii="Symbol" w:hAnsi="Symbol" w:hint="default"/>
      </w:rPr>
    </w:lvl>
    <w:lvl w:ilvl="1" w:tplc="91F4EB7E">
      <w:start w:val="1"/>
      <w:numFmt w:val="bullet"/>
      <w:lvlText w:val="o"/>
      <w:lvlJc w:val="left"/>
      <w:pPr>
        <w:ind w:left="1440" w:hanging="360"/>
      </w:pPr>
      <w:rPr>
        <w:rFonts w:ascii="Courier New" w:hAnsi="Courier New" w:hint="default"/>
      </w:rPr>
    </w:lvl>
    <w:lvl w:ilvl="2" w:tplc="BEFC7748">
      <w:start w:val="1"/>
      <w:numFmt w:val="bullet"/>
      <w:lvlText w:val=""/>
      <w:lvlJc w:val="left"/>
      <w:pPr>
        <w:ind w:left="2160" w:hanging="360"/>
      </w:pPr>
      <w:rPr>
        <w:rFonts w:ascii="Wingdings" w:hAnsi="Wingdings" w:hint="default"/>
      </w:rPr>
    </w:lvl>
    <w:lvl w:ilvl="3" w:tplc="73A64AF4">
      <w:start w:val="1"/>
      <w:numFmt w:val="bullet"/>
      <w:lvlText w:val=""/>
      <w:lvlJc w:val="left"/>
      <w:pPr>
        <w:ind w:left="2880" w:hanging="360"/>
      </w:pPr>
      <w:rPr>
        <w:rFonts w:ascii="Symbol" w:hAnsi="Symbol" w:hint="default"/>
      </w:rPr>
    </w:lvl>
    <w:lvl w:ilvl="4" w:tplc="E54AE51E">
      <w:start w:val="1"/>
      <w:numFmt w:val="bullet"/>
      <w:lvlText w:val="o"/>
      <w:lvlJc w:val="left"/>
      <w:pPr>
        <w:ind w:left="3600" w:hanging="360"/>
      </w:pPr>
      <w:rPr>
        <w:rFonts w:ascii="Courier New" w:hAnsi="Courier New" w:hint="default"/>
      </w:rPr>
    </w:lvl>
    <w:lvl w:ilvl="5" w:tplc="558C5DE2">
      <w:start w:val="1"/>
      <w:numFmt w:val="bullet"/>
      <w:lvlText w:val=""/>
      <w:lvlJc w:val="left"/>
      <w:pPr>
        <w:ind w:left="4320" w:hanging="360"/>
      </w:pPr>
      <w:rPr>
        <w:rFonts w:ascii="Wingdings" w:hAnsi="Wingdings" w:hint="default"/>
      </w:rPr>
    </w:lvl>
    <w:lvl w:ilvl="6" w:tplc="FB6E5118">
      <w:start w:val="1"/>
      <w:numFmt w:val="bullet"/>
      <w:lvlText w:val=""/>
      <w:lvlJc w:val="left"/>
      <w:pPr>
        <w:ind w:left="5040" w:hanging="360"/>
      </w:pPr>
      <w:rPr>
        <w:rFonts w:ascii="Symbol" w:hAnsi="Symbol" w:hint="default"/>
      </w:rPr>
    </w:lvl>
    <w:lvl w:ilvl="7" w:tplc="6936D7EA">
      <w:start w:val="1"/>
      <w:numFmt w:val="bullet"/>
      <w:lvlText w:val="o"/>
      <w:lvlJc w:val="left"/>
      <w:pPr>
        <w:ind w:left="5760" w:hanging="360"/>
      </w:pPr>
      <w:rPr>
        <w:rFonts w:ascii="Courier New" w:hAnsi="Courier New" w:hint="default"/>
      </w:rPr>
    </w:lvl>
    <w:lvl w:ilvl="8" w:tplc="C61CB018">
      <w:start w:val="1"/>
      <w:numFmt w:val="bullet"/>
      <w:lvlText w:val=""/>
      <w:lvlJc w:val="left"/>
      <w:pPr>
        <w:ind w:left="6480" w:hanging="360"/>
      </w:pPr>
      <w:rPr>
        <w:rFonts w:ascii="Wingdings" w:hAnsi="Wingdings" w:hint="default"/>
      </w:rPr>
    </w:lvl>
  </w:abstractNum>
  <w:abstractNum w:abstractNumId="24" w15:restartNumberingAfterBreak="0">
    <w:nsid w:val="7BB8D8E5"/>
    <w:multiLevelType w:val="hybridMultilevel"/>
    <w:tmpl w:val="FFFFFFFF"/>
    <w:lvl w:ilvl="0" w:tplc="1E2CD59E">
      <w:start w:val="1"/>
      <w:numFmt w:val="bullet"/>
      <w:lvlText w:val=""/>
      <w:lvlJc w:val="left"/>
      <w:pPr>
        <w:ind w:left="720" w:hanging="360"/>
      </w:pPr>
      <w:rPr>
        <w:rFonts w:ascii="Symbol" w:hAnsi="Symbol" w:hint="default"/>
      </w:rPr>
    </w:lvl>
    <w:lvl w:ilvl="1" w:tplc="9CF877A6">
      <w:start w:val="1"/>
      <w:numFmt w:val="bullet"/>
      <w:lvlText w:val="o"/>
      <w:lvlJc w:val="left"/>
      <w:pPr>
        <w:ind w:left="1440" w:hanging="360"/>
      </w:pPr>
      <w:rPr>
        <w:rFonts w:ascii="Courier New" w:hAnsi="Courier New" w:hint="default"/>
      </w:rPr>
    </w:lvl>
    <w:lvl w:ilvl="2" w:tplc="BCC69634">
      <w:start w:val="1"/>
      <w:numFmt w:val="bullet"/>
      <w:lvlText w:val=""/>
      <w:lvlJc w:val="left"/>
      <w:pPr>
        <w:ind w:left="2160" w:hanging="360"/>
      </w:pPr>
      <w:rPr>
        <w:rFonts w:ascii="Wingdings" w:hAnsi="Wingdings" w:hint="default"/>
      </w:rPr>
    </w:lvl>
    <w:lvl w:ilvl="3" w:tplc="CED44F56">
      <w:start w:val="1"/>
      <w:numFmt w:val="bullet"/>
      <w:lvlText w:val=""/>
      <w:lvlJc w:val="left"/>
      <w:pPr>
        <w:ind w:left="2880" w:hanging="360"/>
      </w:pPr>
      <w:rPr>
        <w:rFonts w:ascii="Symbol" w:hAnsi="Symbol" w:hint="default"/>
      </w:rPr>
    </w:lvl>
    <w:lvl w:ilvl="4" w:tplc="023AB212">
      <w:start w:val="1"/>
      <w:numFmt w:val="bullet"/>
      <w:lvlText w:val="o"/>
      <w:lvlJc w:val="left"/>
      <w:pPr>
        <w:ind w:left="3600" w:hanging="360"/>
      </w:pPr>
      <w:rPr>
        <w:rFonts w:ascii="Courier New" w:hAnsi="Courier New" w:hint="default"/>
      </w:rPr>
    </w:lvl>
    <w:lvl w:ilvl="5" w:tplc="129AE00A">
      <w:start w:val="1"/>
      <w:numFmt w:val="bullet"/>
      <w:lvlText w:val=""/>
      <w:lvlJc w:val="left"/>
      <w:pPr>
        <w:ind w:left="4320" w:hanging="360"/>
      </w:pPr>
      <w:rPr>
        <w:rFonts w:ascii="Wingdings" w:hAnsi="Wingdings" w:hint="default"/>
      </w:rPr>
    </w:lvl>
    <w:lvl w:ilvl="6" w:tplc="970AC49C">
      <w:start w:val="1"/>
      <w:numFmt w:val="bullet"/>
      <w:lvlText w:val=""/>
      <w:lvlJc w:val="left"/>
      <w:pPr>
        <w:ind w:left="5040" w:hanging="360"/>
      </w:pPr>
      <w:rPr>
        <w:rFonts w:ascii="Symbol" w:hAnsi="Symbol" w:hint="default"/>
      </w:rPr>
    </w:lvl>
    <w:lvl w:ilvl="7" w:tplc="1750A3CE">
      <w:start w:val="1"/>
      <w:numFmt w:val="bullet"/>
      <w:lvlText w:val="o"/>
      <w:lvlJc w:val="left"/>
      <w:pPr>
        <w:ind w:left="5760" w:hanging="360"/>
      </w:pPr>
      <w:rPr>
        <w:rFonts w:ascii="Courier New" w:hAnsi="Courier New" w:hint="default"/>
      </w:rPr>
    </w:lvl>
    <w:lvl w:ilvl="8" w:tplc="A6104FD2">
      <w:start w:val="1"/>
      <w:numFmt w:val="bullet"/>
      <w:lvlText w:val=""/>
      <w:lvlJc w:val="left"/>
      <w:pPr>
        <w:ind w:left="6480" w:hanging="360"/>
      </w:pPr>
      <w:rPr>
        <w:rFonts w:ascii="Wingdings" w:hAnsi="Wingdings" w:hint="default"/>
      </w:rPr>
    </w:lvl>
  </w:abstractNum>
  <w:abstractNum w:abstractNumId="25" w15:restartNumberingAfterBreak="0">
    <w:nsid w:val="7C87277B"/>
    <w:multiLevelType w:val="multilevel"/>
    <w:tmpl w:val="8154E0F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8506768">
    <w:abstractNumId w:val="24"/>
  </w:num>
  <w:num w:numId="2" w16cid:durableId="1964775118">
    <w:abstractNumId w:val="12"/>
  </w:num>
  <w:num w:numId="3" w16cid:durableId="1957784302">
    <w:abstractNumId w:val="1"/>
  </w:num>
  <w:num w:numId="4" w16cid:durableId="1469857729">
    <w:abstractNumId w:val="11"/>
  </w:num>
  <w:num w:numId="5" w16cid:durableId="1611545896">
    <w:abstractNumId w:val="17"/>
  </w:num>
  <w:num w:numId="6" w16cid:durableId="1636986999">
    <w:abstractNumId w:val="13"/>
  </w:num>
  <w:num w:numId="7" w16cid:durableId="558639792">
    <w:abstractNumId w:val="3"/>
  </w:num>
  <w:num w:numId="8" w16cid:durableId="881819243">
    <w:abstractNumId w:val="10"/>
  </w:num>
  <w:num w:numId="9" w16cid:durableId="1622685058">
    <w:abstractNumId w:val="14"/>
  </w:num>
  <w:num w:numId="10" w16cid:durableId="1029837618">
    <w:abstractNumId w:val="23"/>
  </w:num>
  <w:num w:numId="11" w16cid:durableId="526524232">
    <w:abstractNumId w:val="18"/>
  </w:num>
  <w:num w:numId="12" w16cid:durableId="1314799695">
    <w:abstractNumId w:val="7"/>
  </w:num>
  <w:num w:numId="13" w16cid:durableId="113909536">
    <w:abstractNumId w:val="5"/>
  </w:num>
  <w:num w:numId="14" w16cid:durableId="1821773952">
    <w:abstractNumId w:val="6"/>
  </w:num>
  <w:num w:numId="15" w16cid:durableId="648020665">
    <w:abstractNumId w:val="25"/>
  </w:num>
  <w:num w:numId="16" w16cid:durableId="468204573">
    <w:abstractNumId w:val="15"/>
  </w:num>
  <w:num w:numId="17" w16cid:durableId="1028675169">
    <w:abstractNumId w:val="2"/>
  </w:num>
  <w:num w:numId="18" w16cid:durableId="863635723">
    <w:abstractNumId w:val="19"/>
  </w:num>
  <w:num w:numId="19" w16cid:durableId="1227495919">
    <w:abstractNumId w:val="22"/>
  </w:num>
  <w:num w:numId="20" w16cid:durableId="858666078">
    <w:abstractNumId w:val="21"/>
  </w:num>
  <w:num w:numId="21" w16cid:durableId="105736708">
    <w:abstractNumId w:val="4"/>
  </w:num>
  <w:num w:numId="22" w16cid:durableId="1740323047">
    <w:abstractNumId w:val="9"/>
  </w:num>
  <w:num w:numId="23" w16cid:durableId="337855009">
    <w:abstractNumId w:val="8"/>
  </w:num>
  <w:num w:numId="24" w16cid:durableId="660504224">
    <w:abstractNumId w:val="20"/>
  </w:num>
  <w:num w:numId="25" w16cid:durableId="982152689">
    <w:abstractNumId w:val="0"/>
  </w:num>
  <w:num w:numId="26" w16cid:durableId="14778694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4F86C23F"/>
    <w:rsid w:val="00000AB5"/>
    <w:rsid w:val="000072C3"/>
    <w:rsid w:val="00011861"/>
    <w:rsid w:val="00012B20"/>
    <w:rsid w:val="000135FD"/>
    <w:rsid w:val="0001726B"/>
    <w:rsid w:val="000408DF"/>
    <w:rsid w:val="00042B96"/>
    <w:rsid w:val="00061D74"/>
    <w:rsid w:val="000635D0"/>
    <w:rsid w:val="00067682"/>
    <w:rsid w:val="00073A6C"/>
    <w:rsid w:val="000E761A"/>
    <w:rsid w:val="00121C72"/>
    <w:rsid w:val="001366BE"/>
    <w:rsid w:val="0015427E"/>
    <w:rsid w:val="00157CC5"/>
    <w:rsid w:val="001C6D12"/>
    <w:rsid w:val="001D178E"/>
    <w:rsid w:val="001E1838"/>
    <w:rsid w:val="001E38DA"/>
    <w:rsid w:val="00202D38"/>
    <w:rsid w:val="002061EC"/>
    <w:rsid w:val="00226EF4"/>
    <w:rsid w:val="00237BEB"/>
    <w:rsid w:val="00250E40"/>
    <w:rsid w:val="002550C2"/>
    <w:rsid w:val="002617CA"/>
    <w:rsid w:val="00274CED"/>
    <w:rsid w:val="00280ED7"/>
    <w:rsid w:val="00296942"/>
    <w:rsid w:val="002B250E"/>
    <w:rsid w:val="002F4AC8"/>
    <w:rsid w:val="003035E7"/>
    <w:rsid w:val="0030697D"/>
    <w:rsid w:val="003122E6"/>
    <w:rsid w:val="0032131C"/>
    <w:rsid w:val="00323DDA"/>
    <w:rsid w:val="00324B39"/>
    <w:rsid w:val="003360F7"/>
    <w:rsid w:val="0033637C"/>
    <w:rsid w:val="003366DD"/>
    <w:rsid w:val="003403E4"/>
    <w:rsid w:val="00364DCC"/>
    <w:rsid w:val="0038265A"/>
    <w:rsid w:val="00386BA3"/>
    <w:rsid w:val="00397529"/>
    <w:rsid w:val="003E09B3"/>
    <w:rsid w:val="003E5ABB"/>
    <w:rsid w:val="003F44C3"/>
    <w:rsid w:val="00401CA6"/>
    <w:rsid w:val="004048CF"/>
    <w:rsid w:val="0041102E"/>
    <w:rsid w:val="00412928"/>
    <w:rsid w:val="00464560"/>
    <w:rsid w:val="00482BCC"/>
    <w:rsid w:val="00482EAA"/>
    <w:rsid w:val="004A0A9F"/>
    <w:rsid w:val="004A4E4E"/>
    <w:rsid w:val="004A550E"/>
    <w:rsid w:val="004F20C9"/>
    <w:rsid w:val="004F4C3B"/>
    <w:rsid w:val="00517974"/>
    <w:rsid w:val="00537981"/>
    <w:rsid w:val="005431CA"/>
    <w:rsid w:val="005745AF"/>
    <w:rsid w:val="00595129"/>
    <w:rsid w:val="005A39CD"/>
    <w:rsid w:val="005A44BE"/>
    <w:rsid w:val="005C1F64"/>
    <w:rsid w:val="005C51D0"/>
    <w:rsid w:val="005E35C8"/>
    <w:rsid w:val="005F5296"/>
    <w:rsid w:val="00615CA9"/>
    <w:rsid w:val="00615F56"/>
    <w:rsid w:val="00625117"/>
    <w:rsid w:val="006264EF"/>
    <w:rsid w:val="006317D7"/>
    <w:rsid w:val="00631847"/>
    <w:rsid w:val="00650F11"/>
    <w:rsid w:val="00666157"/>
    <w:rsid w:val="00685F30"/>
    <w:rsid w:val="00686127"/>
    <w:rsid w:val="006872C8"/>
    <w:rsid w:val="00690536"/>
    <w:rsid w:val="006B6341"/>
    <w:rsid w:val="006D0E03"/>
    <w:rsid w:val="006D5D99"/>
    <w:rsid w:val="006E03CE"/>
    <w:rsid w:val="00702FE3"/>
    <w:rsid w:val="00720E6A"/>
    <w:rsid w:val="007210DF"/>
    <w:rsid w:val="007257B1"/>
    <w:rsid w:val="00745640"/>
    <w:rsid w:val="00754213"/>
    <w:rsid w:val="007723D3"/>
    <w:rsid w:val="00785ECE"/>
    <w:rsid w:val="0079098C"/>
    <w:rsid w:val="007B063A"/>
    <w:rsid w:val="007B4699"/>
    <w:rsid w:val="007B60B2"/>
    <w:rsid w:val="007D3527"/>
    <w:rsid w:val="007E0FA4"/>
    <w:rsid w:val="007E1547"/>
    <w:rsid w:val="008367E3"/>
    <w:rsid w:val="00844D50"/>
    <w:rsid w:val="00856498"/>
    <w:rsid w:val="008570E6"/>
    <w:rsid w:val="008629FB"/>
    <w:rsid w:val="008806EC"/>
    <w:rsid w:val="008871DB"/>
    <w:rsid w:val="00890363"/>
    <w:rsid w:val="008A622F"/>
    <w:rsid w:val="008B5144"/>
    <w:rsid w:val="008C7CE5"/>
    <w:rsid w:val="008D2FEE"/>
    <w:rsid w:val="008D6E35"/>
    <w:rsid w:val="009313F8"/>
    <w:rsid w:val="00940B31"/>
    <w:rsid w:val="009577EC"/>
    <w:rsid w:val="00990D73"/>
    <w:rsid w:val="00996EE5"/>
    <w:rsid w:val="009C2134"/>
    <w:rsid w:val="009D3F86"/>
    <w:rsid w:val="009D6FC3"/>
    <w:rsid w:val="009E4829"/>
    <w:rsid w:val="00A42232"/>
    <w:rsid w:val="00A81977"/>
    <w:rsid w:val="00A8331B"/>
    <w:rsid w:val="00A90140"/>
    <w:rsid w:val="00AD0E3A"/>
    <w:rsid w:val="00B137A2"/>
    <w:rsid w:val="00B25CA3"/>
    <w:rsid w:val="00B452C9"/>
    <w:rsid w:val="00B51A53"/>
    <w:rsid w:val="00BA166C"/>
    <w:rsid w:val="00BA55FE"/>
    <w:rsid w:val="00BE2E32"/>
    <w:rsid w:val="00C23803"/>
    <w:rsid w:val="00C27789"/>
    <w:rsid w:val="00C35905"/>
    <w:rsid w:val="00C421FE"/>
    <w:rsid w:val="00C93BA5"/>
    <w:rsid w:val="00C97FC2"/>
    <w:rsid w:val="00CA5615"/>
    <w:rsid w:val="00CA7A44"/>
    <w:rsid w:val="00CE53A8"/>
    <w:rsid w:val="00D04543"/>
    <w:rsid w:val="00D07021"/>
    <w:rsid w:val="00D17020"/>
    <w:rsid w:val="00D4339C"/>
    <w:rsid w:val="00D70DA7"/>
    <w:rsid w:val="00D7642D"/>
    <w:rsid w:val="00D86716"/>
    <w:rsid w:val="00DB0A35"/>
    <w:rsid w:val="00DB0DF5"/>
    <w:rsid w:val="00DB76E8"/>
    <w:rsid w:val="00DD519D"/>
    <w:rsid w:val="00DE434E"/>
    <w:rsid w:val="00E02310"/>
    <w:rsid w:val="00E03FC1"/>
    <w:rsid w:val="00E0585E"/>
    <w:rsid w:val="00E065E9"/>
    <w:rsid w:val="00E12B01"/>
    <w:rsid w:val="00EC09BF"/>
    <w:rsid w:val="00ED24CD"/>
    <w:rsid w:val="00ED30F1"/>
    <w:rsid w:val="00ED7F2F"/>
    <w:rsid w:val="00EE3F63"/>
    <w:rsid w:val="00EE5187"/>
    <w:rsid w:val="00F0227A"/>
    <w:rsid w:val="00F4380D"/>
    <w:rsid w:val="00F66B49"/>
    <w:rsid w:val="00F679C2"/>
    <w:rsid w:val="00F67F93"/>
    <w:rsid w:val="00F768FA"/>
    <w:rsid w:val="00F76BA6"/>
    <w:rsid w:val="00F94691"/>
    <w:rsid w:val="00F95690"/>
    <w:rsid w:val="00FA2BEC"/>
    <w:rsid w:val="00FC35BE"/>
    <w:rsid w:val="00FD2127"/>
    <w:rsid w:val="00FE7A8B"/>
    <w:rsid w:val="00FF6632"/>
    <w:rsid w:val="2B8B1155"/>
    <w:rsid w:val="40FF5BAF"/>
    <w:rsid w:val="486BAC3E"/>
    <w:rsid w:val="4E126F94"/>
    <w:rsid w:val="4F86C2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50AEB"/>
  <w15:docId w15:val="{4D868B60-4321-4BE6-AAF4-AB405709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B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3081</Words>
  <Characters>17566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Bhagawatula, Raghuram</cp:lastModifiedBy>
  <cp:revision>184</cp:revision>
  <dcterms:created xsi:type="dcterms:W3CDTF">2023-03-05T23:56:00Z</dcterms:created>
  <dcterms:modified xsi:type="dcterms:W3CDTF">2024-09-26T17:14:00Z</dcterms:modified>
</cp:coreProperties>
</file>